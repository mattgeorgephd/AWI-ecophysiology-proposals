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62F52" w14:textId="225E48B3" w:rsidR="003669A9" w:rsidRDefault="005E578D" w:rsidP="003669A9">
      <w:pPr>
        <w:spacing w:after="140" w:line="264" w:lineRule="auto"/>
        <w:rPr>
          <w:b/>
          <w:bCs/>
          <w:color w:val="000000"/>
          <w:sz w:val="30"/>
          <w:szCs w:val="30"/>
        </w:rPr>
      </w:pPr>
      <w:r>
        <w:rPr>
          <w:b/>
          <w:bCs/>
          <w:color w:val="000000"/>
          <w:sz w:val="30"/>
          <w:szCs w:val="30"/>
        </w:rPr>
        <w:t>Genomic and Physiological Architecture of the Realized Thermal Safety Margin in Fluctuating Marine Environments</w:t>
      </w:r>
    </w:p>
    <w:p w14:paraId="1222ECAF" w14:textId="148DBFFE" w:rsidR="00665592" w:rsidRPr="00665592" w:rsidRDefault="00665592" w:rsidP="00665592">
      <w:pPr>
        <w:spacing w:line="264" w:lineRule="auto"/>
        <w:jc w:val="both"/>
        <w:rPr>
          <w:color w:val="000000"/>
        </w:rPr>
      </w:pPr>
      <w:r>
        <w:rPr>
          <w:color w:val="000000"/>
        </w:rPr>
        <w:t>Applicant: Matthew N. George</w:t>
      </w:r>
    </w:p>
    <w:p w14:paraId="60DE9FC2" w14:textId="1D0B3690" w:rsidR="00665592" w:rsidRPr="00665592" w:rsidRDefault="00665592" w:rsidP="00665592">
      <w:pPr>
        <w:spacing w:line="264" w:lineRule="auto"/>
        <w:jc w:val="both"/>
        <w:rPr>
          <w:color w:val="000000"/>
        </w:rPr>
      </w:pPr>
      <w:r>
        <w:rPr>
          <w:color w:val="000000"/>
        </w:rPr>
        <w:t>Proposed host: Felix Christopher Mark, Alfred Wegener Institute (AWI), Bremerhaven</w:t>
      </w:r>
    </w:p>
    <w:p w14:paraId="19C5326F" w14:textId="5238EA22" w:rsidR="00665592" w:rsidRDefault="00665592" w:rsidP="00665592">
      <w:pPr>
        <w:spacing w:line="264" w:lineRule="auto"/>
        <w:jc w:val="both"/>
        <w:rPr>
          <w:color w:val="000000"/>
        </w:rPr>
      </w:pPr>
      <w:r>
        <w:rPr>
          <w:color w:val="000000"/>
        </w:rPr>
        <w:t>Collaborator: Paolo Domenici, CNR Institute of Biophysics, Italy</w:t>
      </w:r>
    </w:p>
    <w:p w14:paraId="1CDE3B18" w14:textId="77777777" w:rsidR="00665592" w:rsidRPr="00665592" w:rsidRDefault="00665592" w:rsidP="00665592">
      <w:pPr>
        <w:spacing w:line="264" w:lineRule="auto"/>
        <w:jc w:val="both"/>
        <w:rPr>
          <w:color w:val="000000"/>
        </w:rPr>
      </w:pPr>
    </w:p>
    <w:p w14:paraId="737B4C56" w14:textId="6D6D6B95" w:rsidR="00EB0115" w:rsidRDefault="000A1E3E" w:rsidP="00665592">
      <w:pPr>
        <w:spacing w:after="140" w:line="264" w:lineRule="auto"/>
        <w:jc w:val="both"/>
        <w:rPr>
          <w:color w:val="000000"/>
        </w:rPr>
      </w:pPr>
      <w:r>
        <w:rPr>
          <w:b/>
          <w:bCs/>
          <w:color w:val="000000"/>
          <w:sz w:val="28"/>
          <w:szCs w:val="28"/>
        </w:rPr>
        <w:t>Background</w:t>
      </w:r>
    </w:p>
    <w:p w14:paraId="6993BF6D" w14:textId="08405D46" w:rsidR="00466EE0" w:rsidRDefault="00A4210E" w:rsidP="00B67588">
      <w:pPr>
        <w:spacing w:after="140" w:line="264" w:lineRule="auto"/>
        <w:jc w:val="both"/>
        <w:rPr>
          <w:color w:val="000000"/>
        </w:rPr>
      </w:pPr>
      <w:r>
        <w:rPr>
          <w:color w:val="000000"/>
        </w:rPr>
        <w:t xml:space="preserve">Warming is proceeding faster than many populations can adapt, compressing the distance between the temperatures they experience and the limits they can tolerate (Hoffmann &amp; Sgrò 2011). The ramifications of this compression are particularly relevant for marine ectotherms, which already live closer to their thermal maxima than terrestrial ectotherms at comparable latitudes (Pinsky et al. 2019). Thermal tolerance has historically been characterized by fitting performance and survival curves across a range of constant laboratory temperatures and referencing them to a mean field temperature. Mean temperature, however, is a poor proxy for the stress an organism experiences in a variable environment (Denny 2017). </w:t>
      </w:r>
    </w:p>
    <w:p w14:paraId="5FEA24F1" w14:textId="7FA8BE54" w:rsidR="00916E04" w:rsidRDefault="00F76535" w:rsidP="00B67588">
      <w:pPr>
        <w:spacing w:after="140" w:line="264" w:lineRule="auto"/>
        <w:jc w:val="both"/>
        <w:rPr>
          <w:color w:val="000000"/>
        </w:rPr>
      </w:pPr>
      <w:r>
        <w:rPr>
          <w:color w:val="000000"/>
        </w:rPr>
        <w:t xml:space="preserve">Realized survival under fluctuating conditions diverges from survival evaluated at the mean, a discrepancy known as Jensen's inequality (Denny 2017; Dowd et al. 2015). </w:t>
      </w:r>
      <w:commentRangeStart w:id="0"/>
      <w:r>
        <w:rPr>
          <w:color w:val="000000"/>
        </w:rPr>
        <w:t>As marine ectotherms approach the high-temperature shoulder of the tolerance curve, thermal variance drives survival below the mean-based prediction, and the resulting gap is the Jensen penalty. The distance between an organism's tolerance limit and the temperature it experiences is commonly formalized as a thermal safety margin (Deutsch et al. 2008). A margin built from static metrics, however, carries two distinct vulnerabilities.</w:t>
      </w:r>
      <w:commentRangeEnd w:id="0"/>
      <w:r w:rsidR="0013465D">
        <w:rPr>
          <w:rStyle w:val="Kommentarzeichen"/>
          <w:color w:val="000000"/>
          <w:sz w:val="22"/>
          <w:szCs w:val="22"/>
        </w:rPr>
        <w:commentReference w:id="0"/>
      </w:r>
      <w:r>
        <w:rPr>
          <w:color w:val="000000"/>
        </w:rPr>
        <w:t xml:space="preserve"> First, it ignores the Jensen penalty. Second, it overlooks a latent stress load; in a variable environment, repeated sublethal exposures accumulate cellular damage and draw down physiological reserves, so the ‘realized’ margin at any instant depends on recent thermal history and current physiological state rather than temperature alone (Paaijmans et al. 2013; Sokolova 2013). In marine fishes, safety margins estimated from acute tolerance are overstated relative to those that account for the duration of exposure</w:t>
      </w:r>
      <w:r w:rsidR="00B53DE8">
        <w:rPr>
          <w:color w:val="000000"/>
        </w:rPr>
        <w:t xml:space="preserve"> </w:t>
      </w:r>
      <w:r>
        <w:rPr>
          <w:color w:val="000000"/>
        </w:rPr>
        <w:t>(Molina et al. 2025).</w:t>
      </w:r>
    </w:p>
    <w:p w14:paraId="0B950C91" w14:textId="0BF74D3E" w:rsidR="00EF2B97" w:rsidRPr="00242733" w:rsidRDefault="004554D6" w:rsidP="00242733">
      <w:pPr>
        <w:spacing w:after="140" w:line="264" w:lineRule="auto"/>
        <w:jc w:val="both"/>
        <w:rPr>
          <w:b/>
          <w:bCs/>
        </w:rPr>
      </w:pPr>
      <w:r>
        <w:rPr>
          <w:color w:val="000000"/>
        </w:rPr>
        <w:t>The realized thermal safety margin can be addressed with a duration-dependent tolerance landscape, the thermal-death-time (TDT) model, through the use of constant-temperature survival assays that map how the tolerated temperature falls with exposure time (Rezende et al. 2014). Extending the static landscape to a fluctuating regime rests on the assumption that heat injury accumulates additively across exposures above a critical temperature (Jørgensen et al. 2021; Jørgensen et al. 2022; Ørsted et al. 2022)</w:t>
      </w:r>
      <w:r w:rsidR="00C13E14">
        <w:rPr>
          <w:color w:val="000000"/>
        </w:rPr>
        <w:t xml:space="preserve"> and t</w:t>
      </w:r>
      <w:r>
        <w:rPr>
          <w:color w:val="000000"/>
        </w:rPr>
        <w:t>hat sensitivity to prior exposure originates in the cellular-stress response (Buckley et al. 2001), whose regulation spans a single axis between two extremes. One strategy is to pay in advance: a frontloaded transcriptome maintains high constitutive expression of cellular-stress genes, conferring immediate protection but leaving little inducible headroom (Barshis et al. 2013); the same strategy is taken to its extreme in Antarctic notothenioid fishes, which have lost the inducible heat-shock response altogether (Hofmann et al. 2000). The opposite strategy is reactive: a low baseline with a large inducible reserve that is mobilized only when temperature rises. Under slow or moderate fluctuation, the two architectures can appear equivalent, but under a fast extreme</w:t>
      </w:r>
      <w:r w:rsidR="00605B28">
        <w:rPr>
          <w:color w:val="000000"/>
        </w:rPr>
        <w:t>, such as a heatwave,</w:t>
      </w:r>
      <w:r>
        <w:rPr>
          <w:color w:val="000000"/>
        </w:rPr>
        <w:t xml:space="preserve"> the reactive strategy can lag. In accordance with this hypothesis, the realized safety margin is not a fixed property of a species but an emergent outcome of where its molecular strategy sits on this axis and how quickly its environment changes. </w:t>
      </w:r>
    </w:p>
    <w:p w14:paraId="6543B723" w14:textId="78702DAF" w:rsidR="00F72D5A" w:rsidRPr="00EF2B97" w:rsidRDefault="0025356E" w:rsidP="00EB0115">
      <w:pPr>
        <w:spacing w:after="120" w:line="264" w:lineRule="auto"/>
        <w:jc w:val="both"/>
        <w:rPr>
          <w:b/>
          <w:bCs/>
          <w:color w:val="000000"/>
          <w:sz w:val="28"/>
          <w:szCs w:val="28"/>
        </w:rPr>
      </w:pPr>
      <w:r>
        <w:rPr>
          <w:b/>
          <w:bCs/>
          <w:color w:val="000000"/>
          <w:sz w:val="28"/>
          <w:szCs w:val="28"/>
        </w:rPr>
        <w:lastRenderedPageBreak/>
        <w:t>Specific Aims</w:t>
      </w:r>
    </w:p>
    <w:p w14:paraId="52943D47" w14:textId="3E4F0B59" w:rsidR="009F6FE7" w:rsidRDefault="005641AD">
      <w:pPr>
        <w:spacing w:after="140" w:line="264" w:lineRule="auto"/>
        <w:jc w:val="both"/>
        <w:rPr>
          <w:color w:val="000000"/>
        </w:rPr>
      </w:pPr>
      <w:r>
        <w:rPr>
          <w:color w:val="000000"/>
        </w:rPr>
        <w:t>This</w:t>
      </w:r>
      <w:r w:rsidR="006E4790">
        <w:rPr>
          <w:color w:val="000000"/>
        </w:rPr>
        <w:t xml:space="preserve"> proposal seeks to explore how the underlying physiological and genomic architecture of marine </w:t>
      </w:r>
      <w:r>
        <w:rPr>
          <w:color w:val="000000"/>
        </w:rPr>
        <w:t>ectotherms</w:t>
      </w:r>
      <w:r w:rsidR="006E4790">
        <w:rPr>
          <w:color w:val="000000"/>
        </w:rPr>
        <w:t xml:space="preserve"> set their realized thermal safety margin within a fluctuating environment.</w:t>
      </w:r>
      <w:r w:rsidR="00904782">
        <w:rPr>
          <w:color w:val="000000"/>
        </w:rPr>
        <w:t xml:space="preserve"> To model this interaction, </w:t>
      </w:r>
      <w:r w:rsidR="00744079">
        <w:rPr>
          <w:color w:val="000000"/>
        </w:rPr>
        <w:t>three</w:t>
      </w:r>
      <w:r w:rsidR="006E4790">
        <w:rPr>
          <w:color w:val="000000"/>
        </w:rPr>
        <w:t xml:space="preserve"> marine ectotherms that span a gradient in the variability of their thermal environment</w:t>
      </w:r>
      <w:r w:rsidR="00904782">
        <w:rPr>
          <w:color w:val="000000"/>
        </w:rPr>
        <w:t xml:space="preserve"> will be included in </w:t>
      </w:r>
      <w:r w:rsidR="00540259">
        <w:rPr>
          <w:color w:val="000000"/>
        </w:rPr>
        <w:t>laboratory experiments</w:t>
      </w:r>
      <w:r w:rsidR="006E4790">
        <w:rPr>
          <w:color w:val="000000"/>
        </w:rPr>
        <w:t xml:space="preserve">: the </w:t>
      </w:r>
      <w:commentRangeStart w:id="1"/>
      <w:r w:rsidR="006E4790">
        <w:rPr>
          <w:color w:val="000000"/>
        </w:rPr>
        <w:t xml:space="preserve">Antarctic eelpout </w:t>
      </w:r>
      <w:r w:rsidR="006E4790">
        <w:rPr>
          <w:i/>
          <w:iCs/>
          <w:color w:val="000000"/>
        </w:rPr>
        <w:t>Pachycara brachycephalum</w:t>
      </w:r>
      <w:commentRangeEnd w:id="1"/>
      <w:r w:rsidR="001F4C8B">
        <w:rPr>
          <w:rStyle w:val="Kommentarzeichen"/>
          <w:color w:val="000000"/>
          <w:sz w:val="22"/>
          <w:szCs w:val="22"/>
        </w:rPr>
        <w:commentReference w:id="1"/>
      </w:r>
      <w:r w:rsidR="006E4790">
        <w:rPr>
          <w:color w:val="000000"/>
        </w:rPr>
        <w:t xml:space="preserve">, from the cold and thermally stable Southern Ocean; the </w:t>
      </w:r>
      <w:commentRangeStart w:id="2"/>
      <w:r w:rsidR="006E4790">
        <w:rPr>
          <w:color w:val="000000"/>
        </w:rPr>
        <w:t xml:space="preserve">temperate eelpout </w:t>
      </w:r>
      <w:r w:rsidR="006E4790">
        <w:rPr>
          <w:i/>
          <w:iCs/>
          <w:color w:val="000000"/>
        </w:rPr>
        <w:t>Zoarces viviparus</w:t>
      </w:r>
      <w:commentRangeEnd w:id="2"/>
      <w:r w:rsidR="002F5B6B">
        <w:rPr>
          <w:rStyle w:val="Kommentarzeichen"/>
          <w:color w:val="000000"/>
          <w:sz w:val="22"/>
          <w:szCs w:val="22"/>
        </w:rPr>
        <w:commentReference w:id="2"/>
      </w:r>
      <w:r w:rsidR="006E4790">
        <w:rPr>
          <w:color w:val="000000"/>
        </w:rPr>
        <w:t xml:space="preserve">, from a seasonally fluctuating coastal habitat; and the blue mussel </w:t>
      </w:r>
      <w:r w:rsidR="006E4790">
        <w:rPr>
          <w:i/>
          <w:iCs/>
          <w:color w:val="000000"/>
        </w:rPr>
        <w:t>Mytilus edulis</w:t>
      </w:r>
      <w:r w:rsidR="006E4790">
        <w:rPr>
          <w:color w:val="000000"/>
        </w:rPr>
        <w:t>, from the intertidal zone, where body temperature swings on a predictable tidal cycle. Two of the three are eelpouts (Zoarcidae), allowing observed differences between the polar and temperate relatives to be more easily attributable to their environments. Inclusion of a mussel then tests whether whatever pattern emerges in the fishes survives a change in body plan.</w:t>
      </w:r>
    </w:p>
    <w:p w14:paraId="39DE6E7C" w14:textId="6DAB1466" w:rsidR="000754A3" w:rsidRPr="000754A3" w:rsidRDefault="000754A3" w:rsidP="000754A3">
      <w:pPr>
        <w:spacing w:after="140" w:line="264" w:lineRule="auto"/>
        <w:jc w:val="both"/>
        <w:rPr>
          <w:color w:val="000000"/>
        </w:rPr>
      </w:pPr>
      <w:r w:rsidRPr="00F022D0">
        <w:rPr>
          <w:b/>
          <w:bCs/>
          <w:color w:val="000000"/>
        </w:rPr>
        <w:t>Aim 1: predictability (organism).</w:t>
      </w:r>
      <w:r>
        <w:rPr>
          <w:color w:val="000000"/>
        </w:rPr>
        <w:t xml:space="preserve"> </w:t>
      </w:r>
      <w:r w:rsidRPr="00F022D0">
        <w:rPr>
          <w:color w:val="000000"/>
          <w:u w:val="single"/>
        </w:rPr>
        <w:t>How well does the constant-temperature tolerance landscape forecast realized survival under fluctuation, and what sets the error?</w:t>
      </w:r>
      <w:r>
        <w:rPr>
          <w:color w:val="000000"/>
        </w:rPr>
        <w:t xml:space="preserve"> Realized survival matches the additive, memoryless prediction only insofar as the organism lacks thermal memory. The match fails in either direction: hardening between exposures raises survival above the prediction, in proportion to the inducible reserve, while cumulative sensitization draws it below</w:t>
      </w:r>
      <w:r w:rsidR="00570D77">
        <w:rPr>
          <w:color w:val="000000"/>
        </w:rPr>
        <w:t>.</w:t>
      </w:r>
    </w:p>
    <w:p w14:paraId="25416D5B" w14:textId="55B2D2CB" w:rsidR="000754A3" w:rsidRPr="000754A3" w:rsidRDefault="000754A3" w:rsidP="000754A3">
      <w:pPr>
        <w:spacing w:after="140" w:line="264" w:lineRule="auto"/>
        <w:jc w:val="both"/>
        <w:rPr>
          <w:color w:val="000000"/>
        </w:rPr>
      </w:pPr>
      <w:r w:rsidRPr="00F022D0">
        <w:rPr>
          <w:b/>
          <w:bCs/>
          <w:color w:val="000000"/>
        </w:rPr>
        <w:t>Aim 2: mechanism (physiology).</w:t>
      </w:r>
      <w:r>
        <w:rPr>
          <w:color w:val="000000"/>
        </w:rPr>
        <w:t xml:space="preserve"> </w:t>
      </w:r>
      <w:r w:rsidRPr="000D6128">
        <w:rPr>
          <w:color w:val="000000"/>
          <w:u w:val="single"/>
        </w:rPr>
        <w:t>Is the survival limit oxygen- and capacity-limited, or set by protein stability and repair?</w:t>
      </w:r>
      <w:r>
        <w:rPr>
          <w:color w:val="000000"/>
        </w:rPr>
        <w:t xml:space="preserve"> </w:t>
      </w:r>
      <w:r w:rsidR="004E028E">
        <w:rPr>
          <w:color w:val="000000"/>
        </w:rPr>
        <w:t>Within the</w:t>
      </w:r>
      <w:r>
        <w:rPr>
          <w:color w:val="000000"/>
        </w:rPr>
        <w:t xml:space="preserve"> </w:t>
      </w:r>
      <w:r w:rsidR="00017BCC" w:rsidRPr="00017BCC">
        <w:rPr>
          <w:color w:val="000000"/>
        </w:rPr>
        <w:t>oxygen- and capacity-limited thermal tolerance (OCLTT</w:t>
      </w:r>
      <w:r w:rsidR="004E028E">
        <w:rPr>
          <w:color w:val="000000"/>
        </w:rPr>
        <w:t xml:space="preserve">; </w:t>
      </w:r>
      <w:r>
        <w:rPr>
          <w:color w:val="000000"/>
        </w:rPr>
        <w:t>Pörtner &amp; Knust 2007; Pörtner et al. 2017)</w:t>
      </w:r>
      <w:r w:rsidR="004E028E">
        <w:rPr>
          <w:color w:val="000000"/>
        </w:rPr>
        <w:t xml:space="preserve"> framework,</w:t>
      </w:r>
      <w:r>
        <w:rPr>
          <w:color w:val="000000"/>
        </w:rPr>
        <w:t xml:space="preserve"> </w:t>
      </w:r>
      <w:commentRangeStart w:id="3"/>
      <w:r>
        <w:rPr>
          <w:color w:val="000000"/>
        </w:rPr>
        <w:t>the survival limit coincides with the temperature of cardiac and ventilatory collapse and the margin tracks aerobic-scope reserve</w:t>
      </w:r>
      <w:r w:rsidR="0017443F">
        <w:rPr>
          <w:color w:val="000000"/>
        </w:rPr>
        <w:t>. Alternatively, i</w:t>
      </w:r>
      <w:r>
        <w:rPr>
          <w:color w:val="000000"/>
        </w:rPr>
        <w:t>f protein stability or repair sets the limit, survival fails at a temperature decoupled from the cardiac limit</w:t>
      </w:r>
      <w:commentRangeEnd w:id="3"/>
      <w:r w:rsidR="002F5B6B">
        <w:rPr>
          <w:rStyle w:val="Kommentarzeichen"/>
          <w:color w:val="000000"/>
          <w:sz w:val="22"/>
          <w:szCs w:val="22"/>
        </w:rPr>
        <w:commentReference w:id="3"/>
      </w:r>
      <w:r>
        <w:rPr>
          <w:color w:val="000000"/>
        </w:rPr>
        <w:t>. The adjudication applies to the eelpouts alone; in bivalves, thermal tolerance rests on multiple mechanisms not organized around a single aerobic-scope axis (Götze et al. 2025), so the mussel is followed under Aim 1 rather than tested for oxygen limitation here.</w:t>
      </w:r>
    </w:p>
    <w:p w14:paraId="049B33CD" w14:textId="6F4DD60A" w:rsidR="000754A3" w:rsidRDefault="000754A3" w:rsidP="000754A3">
      <w:pPr>
        <w:spacing w:after="140" w:line="264" w:lineRule="auto"/>
        <w:jc w:val="both"/>
        <w:rPr>
          <w:color w:val="000000"/>
        </w:rPr>
      </w:pPr>
      <w:r w:rsidRPr="00F022D0">
        <w:rPr>
          <w:b/>
          <w:bCs/>
          <w:color w:val="000000"/>
        </w:rPr>
        <w:t>Aim 3: architecture (genome).</w:t>
      </w:r>
      <w:r>
        <w:rPr>
          <w:color w:val="000000"/>
        </w:rPr>
        <w:t xml:space="preserve"> </w:t>
      </w:r>
      <w:r w:rsidRPr="00CC2CD8">
        <w:rPr>
          <w:color w:val="000000"/>
          <w:u w:val="single"/>
        </w:rPr>
        <w:t>Does the realized margin map onto the constitutive-versus-inducible axis, and does architecture track native thermal variability?</w:t>
      </w:r>
      <w:r>
        <w:rPr>
          <w:color w:val="000000"/>
        </w:rPr>
        <w:t xml:space="preserve"> The phylogenetically controlled eelpout pair differs in architecture in proportion to their environmental variability (Windisch et al. 2012; Windisch et al. 2014), and the pattern either generalizes to the mussel or breaks when moving to a sessile invertebrate.</w:t>
      </w:r>
    </w:p>
    <w:p w14:paraId="192D433E" w14:textId="21B70082" w:rsidR="00F72D5A" w:rsidRPr="000754A3" w:rsidRDefault="00A57723" w:rsidP="00EB0115">
      <w:pPr>
        <w:spacing w:after="120" w:line="264" w:lineRule="auto"/>
        <w:jc w:val="both"/>
        <w:rPr>
          <w:b/>
          <w:bCs/>
          <w:color w:val="000000"/>
          <w:sz w:val="28"/>
          <w:szCs w:val="28"/>
        </w:rPr>
      </w:pPr>
      <w:r>
        <w:rPr>
          <w:b/>
          <w:bCs/>
          <w:color w:val="000000"/>
          <w:sz w:val="28"/>
          <w:szCs w:val="28"/>
        </w:rPr>
        <w:t>Methods</w:t>
      </w:r>
    </w:p>
    <w:p w14:paraId="2C84FE53" w14:textId="7C147956" w:rsidR="00F72D5A" w:rsidRPr="00B67588" w:rsidRDefault="00A57723" w:rsidP="0000289B">
      <w:pPr>
        <w:pStyle w:val="berschrift2"/>
        <w:spacing w:before="0" w:after="140" w:line="264" w:lineRule="auto"/>
      </w:pPr>
      <w:r>
        <w:t>Aim 1: predictability (organism)</w:t>
      </w:r>
      <w:r w:rsidR="00326F3B">
        <w:t xml:space="preserve">. </w:t>
      </w:r>
      <w:r w:rsidRPr="00326F3B">
        <w:rPr>
          <w:b w:val="0"/>
          <w:bCs w:val="0"/>
          <w:sz w:val="22"/>
          <w:szCs w:val="22"/>
        </w:rPr>
        <w:t xml:space="preserve">Aim 1 </w:t>
      </w:r>
      <w:r w:rsidR="00326F3B">
        <w:rPr>
          <w:b w:val="0"/>
          <w:bCs w:val="0"/>
          <w:sz w:val="22"/>
          <w:szCs w:val="22"/>
        </w:rPr>
        <w:t>will be</w:t>
      </w:r>
      <w:r w:rsidRPr="00326F3B">
        <w:rPr>
          <w:b w:val="0"/>
          <w:bCs w:val="0"/>
          <w:sz w:val="22"/>
          <w:szCs w:val="22"/>
        </w:rPr>
        <w:t xml:space="preserve"> addressed in two stages. First, full thermal performance curves </w:t>
      </w:r>
      <w:r w:rsidR="0000289B">
        <w:rPr>
          <w:b w:val="0"/>
          <w:bCs w:val="0"/>
          <w:sz w:val="22"/>
          <w:szCs w:val="22"/>
        </w:rPr>
        <w:t>will be</w:t>
      </w:r>
      <w:r w:rsidRPr="00326F3B">
        <w:rPr>
          <w:b w:val="0"/>
          <w:bCs w:val="0"/>
          <w:sz w:val="22"/>
          <w:szCs w:val="22"/>
        </w:rPr>
        <w:t xml:space="preserve"> constructed under constant temperatures, for survival and for sublethal performance, yielding the nominal optimum, the critical thermal maximum, the thermal breadth, and the slope of the super-optimal decline. </w:t>
      </w:r>
      <w:r w:rsidR="00A16675" w:rsidRPr="00A16675">
        <w:rPr>
          <w:b w:val="0"/>
          <w:bCs w:val="0"/>
          <w:sz w:val="22"/>
          <w:szCs w:val="22"/>
        </w:rPr>
        <w:t xml:space="preserve">Second, the same endpoints will be measured under ecologically realistic fluctuating and heatwave regimes to determine realized survival. </w:t>
      </w:r>
      <w:r w:rsidR="0037732E" w:rsidRPr="0037732E">
        <w:rPr>
          <w:b w:val="0"/>
          <w:bCs w:val="0"/>
          <w:sz w:val="22"/>
          <w:szCs w:val="22"/>
        </w:rPr>
        <w:t>These empirical data will then be compared against survival predictions modeled under an additive-injury assumption. To generate these predictions, a thermal-death-time model fitted from static time-to-failure data will be integrated over those same dynamic regimes (Rezende et al. 2014; Jørgensen et al. 2021).</w:t>
      </w:r>
      <w:r w:rsidR="00E55F98">
        <w:rPr>
          <w:b w:val="0"/>
          <w:bCs w:val="0"/>
          <w:sz w:val="22"/>
          <w:szCs w:val="22"/>
        </w:rPr>
        <w:t xml:space="preserve"> </w:t>
      </w:r>
      <w:r w:rsidRPr="00326F3B">
        <w:rPr>
          <w:b w:val="0"/>
          <w:bCs w:val="0"/>
          <w:sz w:val="22"/>
          <w:szCs w:val="22"/>
        </w:rPr>
        <w:t>In the mussel, where cardiorespiratory physiology is not commensurable with the aerobic-scope axis, the approach to the lethal limit is instead tracked non-invasively and continuously through each regime by infrared heartbeat sensors affixed to the exterior of the shell (Burnett et al. 2013).</w:t>
      </w:r>
    </w:p>
    <w:p w14:paraId="55390DD9" w14:textId="4E172784" w:rsidR="00F72D5A" w:rsidRPr="00B67588" w:rsidRDefault="00A57723" w:rsidP="00C04810">
      <w:pPr>
        <w:pStyle w:val="berschrift2"/>
        <w:spacing w:line="264" w:lineRule="auto"/>
      </w:pPr>
      <w:r>
        <w:lastRenderedPageBreak/>
        <w:t>Aim 2: mechanism (physiology)</w:t>
      </w:r>
      <w:r w:rsidR="0000289B">
        <w:t xml:space="preserve">. </w:t>
      </w:r>
      <w:r w:rsidRPr="0000289B">
        <w:rPr>
          <w:b w:val="0"/>
          <w:bCs w:val="0"/>
          <w:sz w:val="22"/>
          <w:szCs w:val="22"/>
        </w:rPr>
        <w:t xml:space="preserve">In the eelpouts, </w:t>
      </w:r>
      <w:commentRangeStart w:id="4"/>
      <w:r w:rsidRPr="0000289B">
        <w:rPr>
          <w:b w:val="0"/>
          <w:bCs w:val="0"/>
          <w:sz w:val="22"/>
          <w:szCs w:val="22"/>
        </w:rPr>
        <w:t>aerobic scope will be measured by respirometry</w:t>
      </w:r>
      <w:commentRangeEnd w:id="4"/>
      <w:r w:rsidR="00131785" w:rsidRPr="0000289B">
        <w:rPr>
          <w:rStyle w:val="Kommentarzeichen"/>
          <w:b w:val="0"/>
          <w:bCs w:val="0"/>
          <w:sz w:val="22"/>
          <w:szCs w:val="22"/>
        </w:rPr>
        <w:commentReference w:id="4"/>
      </w:r>
      <w:r w:rsidRPr="0000289B">
        <w:rPr>
          <w:b w:val="0"/>
          <w:bCs w:val="0"/>
          <w:sz w:val="22"/>
          <w:szCs w:val="22"/>
        </w:rPr>
        <w:t xml:space="preserve">. Cardiac limit will be determined through in vivo NMR (Mark et al. 2002; Sartoris et al. 2003) and by the Arrhenius breakpoint temperature. Evidence of sublethal damage will be assessed through a panel of metabolic markers that index the energetic state and the onset of failure, including aerobic capacity (citrate synthase and cytochrome c oxidase activities; Lannig et al. 2005), the cost of ion regulation (Na+/K+-ATPase activity), anaerobic capacity and end-products to </w:t>
      </w:r>
      <w:commentRangeStart w:id="5"/>
      <w:r w:rsidRPr="0000289B">
        <w:rPr>
          <w:b w:val="0"/>
          <w:bCs w:val="0"/>
          <w:sz w:val="22"/>
          <w:szCs w:val="22"/>
        </w:rPr>
        <w:t xml:space="preserve">mark the transition to anaerobic metabolism (for example L-lactate and succinate), </w:t>
      </w:r>
      <w:commentRangeEnd w:id="5"/>
      <w:r w:rsidR="00AE006C" w:rsidRPr="0000289B">
        <w:rPr>
          <w:rStyle w:val="Kommentarzeichen"/>
          <w:b w:val="0"/>
          <w:bCs w:val="0"/>
          <w:sz w:val="22"/>
          <w:szCs w:val="22"/>
        </w:rPr>
        <w:commentReference w:id="5"/>
      </w:r>
      <w:r w:rsidRPr="0000289B">
        <w:rPr>
          <w:b w:val="0"/>
          <w:bCs w:val="0"/>
          <w:sz w:val="22"/>
          <w:szCs w:val="22"/>
        </w:rPr>
        <w:t>and protein turnover rate. Aerobic capacity and the anaerobic transition markers test the oxygen-limitation hypothesis, while protein turnover indexes repair-capacity.</w:t>
      </w:r>
    </w:p>
    <w:p w14:paraId="736FA257" w14:textId="61682CCF" w:rsidR="00F72D5A" w:rsidRPr="00B67588" w:rsidRDefault="00A57723" w:rsidP="003F48B3">
      <w:pPr>
        <w:pStyle w:val="berschrift2"/>
        <w:spacing w:line="264" w:lineRule="auto"/>
      </w:pPr>
      <w:r>
        <w:t>Aim 3: architecture (genome)</w:t>
      </w:r>
      <w:r w:rsidR="003F48B3">
        <w:t xml:space="preserve">. </w:t>
      </w:r>
      <w:r w:rsidR="003B2F57" w:rsidRPr="003F48B3">
        <w:rPr>
          <w:b w:val="0"/>
          <w:bCs w:val="0"/>
          <w:sz w:val="22"/>
          <w:szCs w:val="22"/>
        </w:rPr>
        <w:t>Transcriptomic responses at baseline and following treatment exposure will be quantified with 3′ Tag-Seq across all three species. Weighted gene co-expression network analysis (WGCNA) will be used to isolate modules whose expression tracks the safety margin across temperature and taxa. Evidence of frontloading, defined as elevated constitutive (control) expression while the stress-induced fold-change is correspondingly reduced, will be investigated (Barshis et al. 2013). Comparing transcriptomes from constant and fluctuating regimes will further allow for the quantification of how the fluctuating response deviates from a simple additive model; deviation will reveal whether fluctuations cause emergent, cumulative-damage signatures, as evidenced by the sustained induction of repair and proteostasis pathways.</w:t>
      </w:r>
    </w:p>
    <w:p w14:paraId="1CB3E4B6" w14:textId="77777777" w:rsidR="00F72D5A" w:rsidRPr="00B67588" w:rsidRDefault="00A57723">
      <w:pPr>
        <w:pStyle w:val="berschrift1"/>
      </w:pPr>
      <w:r>
        <w:t>Timeline (18 months)</w:t>
      </w:r>
    </w:p>
    <w:p w14:paraId="3C59CC65" w14:textId="580C47DF" w:rsidR="00F72D5A" w:rsidRDefault="00A57723">
      <w:pPr>
        <w:spacing w:after="140" w:line="264" w:lineRule="auto"/>
        <w:jc w:val="both"/>
        <w:rPr>
          <w:color w:val="000000"/>
        </w:rPr>
      </w:pPr>
      <w:r>
        <w:rPr>
          <w:color w:val="000000"/>
        </w:rPr>
        <w:t xml:space="preserve">Months 1 to </w:t>
      </w:r>
      <w:r w:rsidR="003F48B3">
        <w:rPr>
          <w:color w:val="000000"/>
        </w:rPr>
        <w:t>6</w:t>
      </w:r>
      <w:r>
        <w:rPr>
          <w:color w:val="000000"/>
        </w:rPr>
        <w:t>: acclimation, husbandry, and constant-temperature performance curves. Months 4 to 9: fluctuating-regime survival trials together with in vivo NMR and respirometry. Months 6 to 14: sequencing and bioinformatics, run in parallel. Months 12 to 18: analysis and publication.</w:t>
      </w:r>
    </w:p>
    <w:p w14:paraId="18AE7B47" w14:textId="77777777" w:rsidR="00131785" w:rsidRDefault="00131785">
      <w:pPr>
        <w:spacing w:after="140" w:line="264" w:lineRule="auto"/>
        <w:jc w:val="both"/>
        <w:rPr>
          <w:color w:val="000000"/>
        </w:rPr>
      </w:pPr>
    </w:p>
    <w:p w14:paraId="6482261C" w14:textId="4438BF80" w:rsidR="00131785" w:rsidRDefault="00131785">
      <w:pPr>
        <w:spacing w:after="140" w:line="264" w:lineRule="auto"/>
        <w:jc w:val="both"/>
        <w:rPr>
          <w:ins w:id="6" w:author="Felix C Mark" w:date="2026-07-18T10:51:00Z" w16du:dateUtc="2026-07-18T08:51:00Z"/>
          <w:color w:val="000000"/>
        </w:rPr>
      </w:pPr>
      <w:ins w:id="7" w:author="Felix C Mark" w:date="2026-07-18T10:49:00Z" w16du:dateUtc="2026-07-18T08:49:00Z">
        <w:r>
          <w:rPr>
            <w:color w:val="000000"/>
          </w:rPr>
          <w:t xml:space="preserve">I love this approach and the </w:t>
        </w:r>
      </w:ins>
      <w:ins w:id="8" w:author="Felix C Mark" w:date="2026-07-18T10:50:00Z" w16du:dateUtc="2026-07-18T08:50:00Z">
        <w:r>
          <w:rPr>
            <w:color w:val="000000"/>
          </w:rPr>
          <w:t>theoretical framework you set and the</w:t>
        </w:r>
      </w:ins>
      <w:ins w:id="9" w:author="Felix C Mark" w:date="2026-07-18T10:51:00Z" w16du:dateUtc="2026-07-18T08:51:00Z">
        <w:r>
          <w:rPr>
            <w:color w:val="000000"/>
          </w:rPr>
          <w:t xml:space="preserve"> resulting hypotheses</w:t>
        </w:r>
      </w:ins>
      <w:ins w:id="10" w:author="Felix C Mark" w:date="2026-07-18T10:50:00Z" w16du:dateUtc="2026-07-18T08:50:00Z">
        <w:r>
          <w:rPr>
            <w:color w:val="000000"/>
          </w:rPr>
          <w:t xml:space="preserve"> – this is what we are missing in much of the current ecophysiology work</w:t>
        </w:r>
      </w:ins>
      <w:ins w:id="11" w:author="Felix C Mark" w:date="2026-07-18T10:51:00Z" w16du:dateUtc="2026-07-18T08:51:00Z">
        <w:r>
          <w:rPr>
            <w:color w:val="000000"/>
          </w:rPr>
          <w:t>.</w:t>
        </w:r>
      </w:ins>
    </w:p>
    <w:p w14:paraId="42D278B9" w14:textId="4C8EB859" w:rsidR="00131785" w:rsidRDefault="00131785">
      <w:pPr>
        <w:spacing w:after="140" w:line="264" w:lineRule="auto"/>
        <w:jc w:val="both"/>
        <w:rPr>
          <w:ins w:id="12" w:author="Felix C Mark" w:date="2026-07-18T10:52:00Z" w16du:dateUtc="2026-07-18T08:52:00Z"/>
          <w:color w:val="000000"/>
        </w:rPr>
      </w:pPr>
      <w:ins w:id="13" w:author="Felix C Mark" w:date="2026-07-18T10:51:00Z" w16du:dateUtc="2026-07-18T08:51:00Z">
        <w:r>
          <w:rPr>
            <w:color w:val="000000"/>
          </w:rPr>
          <w:t>I see two potential problems in the realizat</w:t>
        </w:r>
      </w:ins>
      <w:ins w:id="14" w:author="Felix C Mark" w:date="2026-07-18T10:52:00Z" w16du:dateUtc="2026-07-18T08:52:00Z">
        <w:r>
          <w:rPr>
            <w:color w:val="000000"/>
          </w:rPr>
          <w:t>ion:</w:t>
        </w:r>
      </w:ins>
    </w:p>
    <w:p w14:paraId="769E2C39" w14:textId="1EB2919C" w:rsidR="00131785" w:rsidRDefault="00131785" w:rsidP="00131785">
      <w:pPr>
        <w:pStyle w:val="Listenabsatz"/>
        <w:numPr>
          <w:ilvl w:val="0"/>
          <w:numId w:val="4"/>
        </w:numPr>
        <w:spacing w:after="140" w:line="264" w:lineRule="auto"/>
        <w:jc w:val="both"/>
        <w:rPr>
          <w:ins w:id="15" w:author="Felix C Mark" w:date="2026-07-18T10:57:00Z" w16du:dateUtc="2026-07-18T08:57:00Z"/>
          <w:color w:val="000000"/>
        </w:rPr>
      </w:pPr>
      <w:ins w:id="16" w:author="Felix C Mark" w:date="2026-07-18T10:52:00Z" w16du:dateUtc="2026-07-18T08:52:00Z">
        <w:r>
          <w:rPr>
            <w:color w:val="000000"/>
          </w:rPr>
          <w:t>Obtaining a decent aerobic in a swimming fish is already pretty difficult and requires a good number of individuals</w:t>
        </w:r>
      </w:ins>
      <w:ins w:id="17" w:author="Felix C Mark" w:date="2026-07-18T10:53:00Z" w16du:dateUtc="2026-07-18T08:53:00Z">
        <w:r>
          <w:rPr>
            <w:color w:val="000000"/>
          </w:rPr>
          <w:t xml:space="preserve">. I’ve never tried to swim an eelpout as they are rather sedentary and </w:t>
        </w:r>
      </w:ins>
      <w:ins w:id="18" w:author="Felix C Mark" w:date="2026-07-18T10:54:00Z" w16du:dateUtc="2026-07-18T08:54:00Z">
        <w:r>
          <w:rPr>
            <w:color w:val="000000"/>
          </w:rPr>
          <w:t xml:space="preserve">even the infamous </w:t>
        </w:r>
      </w:ins>
      <w:ins w:id="19" w:author="Felix C Mark" w:date="2026-07-18T10:55:00Z" w16du:dateUtc="2026-07-18T08:55:00Z">
        <w:r>
          <w:rPr>
            <w:color w:val="000000"/>
          </w:rPr>
          <w:t>chase protocols don’t bring good results. They actually may not even have a substantial aerobic scope.</w:t>
        </w:r>
      </w:ins>
      <w:ins w:id="20" w:author="Felix C Mark" w:date="2026-07-18T10:56:00Z" w16du:dateUtc="2026-07-18T08:56:00Z">
        <w:r w:rsidR="009C5FD2">
          <w:rPr>
            <w:color w:val="000000"/>
          </w:rPr>
          <w:t xml:space="preserve"> The fact that they don’t move much only makes them a good model for NMR.</w:t>
        </w:r>
      </w:ins>
    </w:p>
    <w:p w14:paraId="681C9BC9" w14:textId="6A5C7FDA" w:rsidR="009C5FD2" w:rsidRPr="00145205" w:rsidRDefault="009C5FD2" w:rsidP="00145205">
      <w:pPr>
        <w:pStyle w:val="Listenabsatz"/>
        <w:numPr>
          <w:ilvl w:val="0"/>
          <w:numId w:val="4"/>
        </w:numPr>
        <w:spacing w:after="140" w:line="264" w:lineRule="auto"/>
        <w:jc w:val="both"/>
        <w:rPr>
          <w:color w:val="000000"/>
          <w:rPrChange w:id="21" w:author="Felix C Mark" w:date="2026-07-18T12:07:00Z" w16du:dateUtc="2026-07-18T10:07:00Z">
            <w:rPr/>
          </w:rPrChange>
        </w:rPr>
        <w:pPrChange w:id="22" w:author="Felix C Mark" w:date="2026-07-18T12:07:00Z" w16du:dateUtc="2026-07-18T10:07:00Z">
          <w:pPr>
            <w:spacing w:after="140" w:line="264" w:lineRule="auto"/>
            <w:jc w:val="both"/>
          </w:pPr>
        </w:pPrChange>
      </w:pPr>
      <w:ins w:id="23" w:author="Felix C Mark" w:date="2026-07-18T10:57:00Z" w16du:dateUtc="2026-07-18T08:57:00Z">
        <w:r>
          <w:rPr>
            <w:color w:val="000000"/>
          </w:rPr>
          <w:t>Time.</w:t>
        </w:r>
      </w:ins>
      <w:ins w:id="24" w:author="Felix C Mark" w:date="2026-07-18T11:01:00Z" w16du:dateUtc="2026-07-18T09:01:00Z">
        <w:r>
          <w:rPr>
            <w:color w:val="000000"/>
          </w:rPr>
          <w:t xml:space="preserve"> </w:t>
        </w:r>
      </w:ins>
      <w:ins w:id="25" w:author="Felix C Mark" w:date="2026-07-18T12:04:00Z" w16du:dateUtc="2026-07-18T10:04:00Z">
        <w:r w:rsidR="00145205">
          <w:rPr>
            <w:color w:val="000000"/>
          </w:rPr>
          <w:t xml:space="preserve">As you wrote, this </w:t>
        </w:r>
      </w:ins>
      <w:ins w:id="26" w:author="Felix C Mark" w:date="2026-07-18T12:05:00Z" w16du:dateUtc="2026-07-18T10:05:00Z">
        <w:r w:rsidR="00145205">
          <w:rPr>
            <w:color w:val="000000"/>
          </w:rPr>
          <w:t>will need to be adjusted</w:t>
        </w:r>
      </w:ins>
      <w:ins w:id="27" w:author="Felix C Mark" w:date="2026-07-18T11:19:00Z" w16du:dateUtc="2026-07-18T09:19:00Z">
        <w:r w:rsidR="00C37D1E">
          <w:rPr>
            <w:color w:val="000000"/>
          </w:rPr>
          <w:t xml:space="preserve"> to the re</w:t>
        </w:r>
      </w:ins>
      <w:ins w:id="28" w:author="Felix C Mark" w:date="2026-07-18T11:20:00Z" w16du:dateUtc="2026-07-18T09:20:00Z">
        <w:r w:rsidR="00C37D1E">
          <w:rPr>
            <w:color w:val="000000"/>
          </w:rPr>
          <w:t xml:space="preserve">spective </w:t>
        </w:r>
      </w:ins>
      <w:ins w:id="29" w:author="Felix C Mark" w:date="2026-07-18T11:19:00Z" w16du:dateUtc="2026-07-18T09:19:00Z">
        <w:r w:rsidR="00C37D1E">
          <w:rPr>
            <w:color w:val="000000"/>
          </w:rPr>
          <w:t xml:space="preserve">funding period. </w:t>
        </w:r>
      </w:ins>
      <w:ins w:id="30" w:author="Felix C Mark" w:date="2026-07-18T12:05:00Z" w16du:dateUtc="2026-07-18T10:05:00Z">
        <w:r w:rsidR="00145205">
          <w:rPr>
            <w:color w:val="000000"/>
          </w:rPr>
          <w:t>It’s good</w:t>
        </w:r>
      </w:ins>
      <w:ins w:id="31" w:author="Felix C Mark" w:date="2026-07-18T12:06:00Z" w16du:dateUtc="2026-07-18T10:06:00Z">
        <w:r w:rsidR="00145205">
          <w:rPr>
            <w:color w:val="000000"/>
          </w:rPr>
          <w:t xml:space="preserve"> to have the full set of ideas and experimental planning on paper, and I think it can work if you factor the 12 month </w:t>
        </w:r>
      </w:ins>
      <w:ins w:id="32" w:author="Felix C Mark" w:date="2026-07-18T12:07:00Z" w16du:dateUtc="2026-07-18T10:07:00Z">
        <w:r w:rsidR="00145205">
          <w:rPr>
            <w:color w:val="000000"/>
          </w:rPr>
          <w:t>e</w:t>
        </w:r>
      </w:ins>
      <w:ins w:id="33" w:author="Felix C Mark" w:date="2026-07-18T12:06:00Z" w16du:dateUtc="2026-07-18T10:06:00Z">
        <w:r w:rsidR="00145205">
          <w:rPr>
            <w:color w:val="000000"/>
          </w:rPr>
          <w:t>xtension in.</w:t>
        </w:r>
      </w:ins>
      <w:ins w:id="34" w:author="Felix C Mark" w:date="2026-07-18T12:07:00Z" w16du:dateUtc="2026-07-18T10:07:00Z">
        <w:r w:rsidR="00145205">
          <w:rPr>
            <w:color w:val="000000"/>
          </w:rPr>
          <w:t xml:space="preserve"> Let’s </w:t>
        </w:r>
      </w:ins>
      <w:ins w:id="35" w:author="Felix C Mark" w:date="2026-07-18T11:02:00Z" w16du:dateUtc="2026-07-18T09:02:00Z">
        <w:r w:rsidRPr="00145205">
          <w:rPr>
            <w:color w:val="000000"/>
            <w:rPrChange w:id="36" w:author="Felix C Mark" w:date="2026-07-18T12:07:00Z" w16du:dateUtc="2026-07-18T10:07:00Z">
              <w:rPr/>
            </w:rPrChange>
          </w:rPr>
          <w:t>not underestimate</w:t>
        </w:r>
      </w:ins>
      <w:ins w:id="37" w:author="Felix C Mark" w:date="2026-07-18T11:03:00Z" w16du:dateUtc="2026-07-18T09:03:00Z">
        <w:r w:rsidRPr="00145205">
          <w:rPr>
            <w:color w:val="000000"/>
            <w:rPrChange w:id="38" w:author="Felix C Mark" w:date="2026-07-18T12:07:00Z" w16du:dateUtc="2026-07-18T10:07:00Z">
              <w:rPr/>
            </w:rPrChange>
          </w:rPr>
          <w:t xml:space="preserve"> the inertia of the system, proper experiments need time to </w:t>
        </w:r>
      </w:ins>
      <w:ins w:id="39" w:author="Felix C Mark" w:date="2026-07-18T11:04:00Z" w16du:dateUtc="2026-07-18T09:04:00Z">
        <w:r w:rsidRPr="00145205">
          <w:rPr>
            <w:color w:val="000000"/>
            <w:rPrChange w:id="40" w:author="Felix C Mark" w:date="2026-07-18T12:07:00Z" w16du:dateUtc="2026-07-18T10:07:00Z">
              <w:rPr/>
            </w:rPrChange>
          </w:rPr>
          <w:t xml:space="preserve">be </w:t>
        </w:r>
      </w:ins>
      <w:ins w:id="41" w:author="Felix C Mark" w:date="2026-07-18T11:03:00Z" w16du:dateUtc="2026-07-18T09:03:00Z">
        <w:r w:rsidRPr="00145205">
          <w:rPr>
            <w:color w:val="000000"/>
            <w:rPrChange w:id="42" w:author="Felix C Mark" w:date="2026-07-18T12:07:00Z" w16du:dateUtc="2026-07-18T10:07:00Z">
              <w:rPr/>
            </w:rPrChange>
          </w:rPr>
          <w:t>set up</w:t>
        </w:r>
      </w:ins>
      <w:ins w:id="43" w:author="Felix C Mark" w:date="2026-07-18T11:04:00Z" w16du:dateUtc="2026-07-18T09:04:00Z">
        <w:r w:rsidRPr="00145205">
          <w:rPr>
            <w:color w:val="000000"/>
            <w:rPrChange w:id="44" w:author="Felix C Mark" w:date="2026-07-18T12:07:00Z" w16du:dateUtc="2026-07-18T10:07:00Z">
              <w:rPr/>
            </w:rPrChange>
          </w:rPr>
          <w:t xml:space="preserve"> and debugged, </w:t>
        </w:r>
      </w:ins>
      <w:ins w:id="45" w:author="Felix C Mark" w:date="2026-07-18T11:20:00Z" w16du:dateUtc="2026-07-18T09:20:00Z">
        <w:r w:rsidR="00C37D1E" w:rsidRPr="00145205">
          <w:rPr>
            <w:color w:val="000000"/>
            <w:rPrChange w:id="46" w:author="Felix C Mark" w:date="2026-07-18T12:07:00Z" w16du:dateUtc="2026-07-18T10:07:00Z">
              <w:rPr/>
            </w:rPrChange>
          </w:rPr>
          <w:t>and lab work and data anlysis t</w:t>
        </w:r>
      </w:ins>
      <w:ins w:id="47" w:author="Felix C Mark" w:date="2026-07-18T11:21:00Z" w16du:dateUtc="2026-07-18T09:21:00Z">
        <w:r w:rsidR="00C37D1E" w:rsidRPr="00145205">
          <w:rPr>
            <w:color w:val="000000"/>
            <w:rPrChange w:id="48" w:author="Felix C Mark" w:date="2026-07-18T12:07:00Z" w16du:dateUtc="2026-07-18T10:07:00Z">
              <w:rPr/>
            </w:rPrChange>
          </w:rPr>
          <w:t>ake their time</w:t>
        </w:r>
      </w:ins>
      <w:ins w:id="49" w:author="Felix C Mark" w:date="2026-07-18T12:16:00Z" w16du:dateUtc="2026-07-18T10:16:00Z">
        <w:r w:rsidR="001137E9">
          <w:rPr>
            <w:color w:val="000000"/>
          </w:rPr>
          <w:t xml:space="preserve"> as well</w:t>
        </w:r>
      </w:ins>
      <w:ins w:id="50" w:author="Felix C Mark" w:date="2026-07-18T11:21:00Z" w16du:dateUtc="2026-07-18T09:21:00Z">
        <w:r w:rsidR="00C37D1E" w:rsidRPr="00145205">
          <w:rPr>
            <w:color w:val="000000"/>
            <w:rPrChange w:id="51" w:author="Felix C Mark" w:date="2026-07-18T12:07:00Z" w16du:dateUtc="2026-07-18T10:07:00Z">
              <w:rPr/>
            </w:rPrChange>
          </w:rPr>
          <w:t xml:space="preserve">. For example, </w:t>
        </w:r>
      </w:ins>
      <w:ins w:id="52" w:author="Felix C Mark" w:date="2026-07-18T11:04:00Z" w16du:dateUtc="2026-07-18T09:04:00Z">
        <w:r w:rsidRPr="00145205">
          <w:rPr>
            <w:color w:val="000000"/>
            <w:rPrChange w:id="53" w:author="Felix C Mark" w:date="2026-07-18T12:07:00Z" w16du:dateUtc="2026-07-18T10:07:00Z">
              <w:rPr/>
            </w:rPrChange>
          </w:rPr>
          <w:t xml:space="preserve">I </w:t>
        </w:r>
      </w:ins>
      <w:ins w:id="54" w:author="Felix C Mark" w:date="2026-07-18T11:21:00Z" w16du:dateUtc="2026-07-18T09:21:00Z">
        <w:r w:rsidR="00C37D1E" w:rsidRPr="00145205">
          <w:rPr>
            <w:color w:val="000000"/>
            <w:rPrChange w:id="55" w:author="Felix C Mark" w:date="2026-07-18T12:07:00Z" w16du:dateUtc="2026-07-18T10:07:00Z">
              <w:rPr/>
            </w:rPrChange>
          </w:rPr>
          <w:t>can throw in</w:t>
        </w:r>
      </w:ins>
      <w:ins w:id="56" w:author="Felix C Mark" w:date="2026-07-18T11:04:00Z" w16du:dateUtc="2026-07-18T09:04:00Z">
        <w:r w:rsidRPr="00145205">
          <w:rPr>
            <w:color w:val="000000"/>
            <w:rPrChange w:id="57" w:author="Felix C Mark" w:date="2026-07-18T12:07:00Z" w16du:dateUtc="2026-07-18T10:07:00Z">
              <w:rPr/>
            </w:rPrChange>
          </w:rPr>
          <w:t xml:space="preserve"> two swim tunnels and an 8</w:t>
        </w:r>
      </w:ins>
      <w:ins w:id="58" w:author="Felix C Mark" w:date="2026-07-18T11:54:00Z" w16du:dateUtc="2026-07-18T09:54:00Z">
        <w:r w:rsidR="001C7346" w:rsidRPr="00145205">
          <w:rPr>
            <w:color w:val="000000"/>
            <w:rPrChange w:id="59" w:author="Felix C Mark" w:date="2026-07-18T12:07:00Z" w16du:dateUtc="2026-07-18T10:07:00Z">
              <w:rPr/>
            </w:rPrChange>
          </w:rPr>
          <w:t>-</w:t>
        </w:r>
      </w:ins>
      <w:ins w:id="60" w:author="Felix C Mark" w:date="2026-07-18T11:04:00Z" w16du:dateUtc="2026-07-18T09:04:00Z">
        <w:r w:rsidRPr="00145205">
          <w:rPr>
            <w:color w:val="000000"/>
            <w:rPrChange w:id="61" w:author="Felix C Mark" w:date="2026-07-18T12:07:00Z" w16du:dateUtc="2026-07-18T10:07:00Z">
              <w:rPr/>
            </w:rPrChange>
          </w:rPr>
          <w:t>chamber aut</w:t>
        </w:r>
      </w:ins>
      <w:ins w:id="62" w:author="Felix C Mark" w:date="2026-07-18T11:05:00Z" w16du:dateUtc="2026-07-18T09:05:00Z">
        <w:r w:rsidRPr="00145205">
          <w:rPr>
            <w:color w:val="000000"/>
            <w:rPrChange w:id="63" w:author="Felix C Mark" w:date="2026-07-18T12:07:00Z" w16du:dateUtc="2026-07-18T10:07:00Z">
              <w:rPr/>
            </w:rPrChange>
          </w:rPr>
          <w:t>omated respirometry system (I would think n=8 is the minimum # of animals to aim for</w:t>
        </w:r>
      </w:ins>
      <w:ins w:id="64" w:author="Felix C Mark" w:date="2026-07-18T11:06:00Z" w16du:dateUtc="2026-07-18T09:06:00Z">
        <w:r w:rsidRPr="00145205">
          <w:rPr>
            <w:color w:val="000000"/>
            <w:rPrChange w:id="65" w:author="Felix C Mark" w:date="2026-07-18T12:07:00Z" w16du:dateUtc="2026-07-18T10:07:00Z">
              <w:rPr/>
            </w:rPrChange>
          </w:rPr>
          <w:t xml:space="preserve">) and </w:t>
        </w:r>
        <w:r w:rsidR="00991244" w:rsidRPr="00145205">
          <w:rPr>
            <w:color w:val="000000"/>
            <w:rPrChange w:id="66" w:author="Felix C Mark" w:date="2026-07-18T12:07:00Z" w16du:dateUtc="2026-07-18T10:07:00Z">
              <w:rPr/>
            </w:rPrChange>
          </w:rPr>
          <w:t xml:space="preserve">obtaining </w:t>
        </w:r>
        <w:r w:rsidRPr="00145205">
          <w:rPr>
            <w:color w:val="000000"/>
            <w:rPrChange w:id="67" w:author="Felix C Mark" w:date="2026-07-18T12:07:00Z" w16du:dateUtc="2026-07-18T10:07:00Z">
              <w:rPr/>
            </w:rPrChange>
          </w:rPr>
          <w:t>1 proper SMR data point takes</w:t>
        </w:r>
        <w:r w:rsidR="00991244" w:rsidRPr="00145205">
          <w:rPr>
            <w:color w:val="000000"/>
            <w:rPrChange w:id="68" w:author="Felix C Mark" w:date="2026-07-18T12:07:00Z" w16du:dateUtc="2026-07-18T10:07:00Z">
              <w:rPr/>
            </w:rPrChange>
          </w:rPr>
          <w:t xml:space="preserve"> about three days</w:t>
        </w:r>
      </w:ins>
      <w:ins w:id="69" w:author="Felix C Mark" w:date="2026-07-18T11:07:00Z" w16du:dateUtc="2026-07-18T09:07:00Z">
        <w:r w:rsidR="00991244" w:rsidRPr="00145205">
          <w:rPr>
            <w:color w:val="000000"/>
            <w:rPrChange w:id="70" w:author="Felix C Mark" w:date="2026-07-18T12:07:00Z" w16du:dateUtc="2026-07-18T10:07:00Z">
              <w:rPr/>
            </w:rPrChange>
          </w:rPr>
          <w:t>, so you could do e.g. two temperature points per week.</w:t>
        </w:r>
      </w:ins>
      <w:ins w:id="71" w:author="Felix C Mark" w:date="2026-07-18T11:11:00Z" w16du:dateUtc="2026-07-18T09:11:00Z">
        <w:r w:rsidR="00991244" w:rsidRPr="00145205">
          <w:rPr>
            <w:color w:val="000000"/>
            <w:rPrChange w:id="72" w:author="Felix C Mark" w:date="2026-07-18T12:07:00Z" w16du:dateUtc="2026-07-18T10:07:00Z">
              <w:rPr/>
            </w:rPrChange>
          </w:rPr>
          <w:t xml:space="preserve"> How many points for a good TPC</w:t>
        </w:r>
      </w:ins>
      <w:ins w:id="73" w:author="Felix C Mark" w:date="2026-07-18T11:13:00Z" w16du:dateUtc="2026-07-18T09:13:00Z">
        <w:r w:rsidR="00991244" w:rsidRPr="00145205">
          <w:rPr>
            <w:color w:val="000000"/>
            <w:rPrChange w:id="74" w:author="Felix C Mark" w:date="2026-07-18T12:07:00Z" w16du:dateUtc="2026-07-18T10:07:00Z">
              <w:rPr/>
            </w:rPrChange>
          </w:rPr>
          <w:t>, possibly a</w:t>
        </w:r>
      </w:ins>
      <w:ins w:id="75" w:author="Felix C Mark" w:date="2026-07-18T11:11:00Z" w16du:dateUtc="2026-07-18T09:11:00Z">
        <w:r w:rsidR="00991244" w:rsidRPr="00145205">
          <w:rPr>
            <w:color w:val="000000"/>
            <w:rPrChange w:id="76" w:author="Felix C Mark" w:date="2026-07-18T12:07:00Z" w16du:dateUtc="2026-07-18T10:07:00Z">
              <w:rPr/>
            </w:rPrChange>
          </w:rPr>
          <w:t xml:space="preserve">t least 10? </w:t>
        </w:r>
      </w:ins>
      <w:ins w:id="77" w:author="Felix C Mark" w:date="2026-07-18T11:12:00Z" w16du:dateUtc="2026-07-18T09:12:00Z">
        <w:r w:rsidR="00991244" w:rsidRPr="00145205">
          <w:rPr>
            <w:color w:val="000000"/>
            <w:rPrChange w:id="78" w:author="Felix C Mark" w:date="2026-07-18T12:07:00Z" w16du:dateUtc="2026-07-18T10:07:00Z">
              <w:rPr/>
            </w:rPrChange>
          </w:rPr>
          <w:t xml:space="preserve">This </w:t>
        </w:r>
      </w:ins>
      <w:ins w:id="79" w:author="Felix C Mark" w:date="2026-07-18T11:13:00Z" w16du:dateUtc="2026-07-18T09:13:00Z">
        <w:r w:rsidR="00991244" w:rsidRPr="00145205">
          <w:rPr>
            <w:color w:val="000000"/>
            <w:rPrChange w:id="80" w:author="Felix C Mark" w:date="2026-07-18T12:07:00Z" w16du:dateUtc="2026-07-18T10:07:00Z">
              <w:rPr/>
            </w:rPrChange>
          </w:rPr>
          <w:t>then</w:t>
        </w:r>
      </w:ins>
      <w:ins w:id="81" w:author="Felix C Mark" w:date="2026-07-18T11:12:00Z" w16du:dateUtc="2026-07-18T09:12:00Z">
        <w:r w:rsidR="00991244" w:rsidRPr="00145205">
          <w:rPr>
            <w:color w:val="000000"/>
            <w:rPrChange w:id="82" w:author="Felix C Mark" w:date="2026-07-18T12:07:00Z" w16du:dateUtc="2026-07-18T10:07:00Z">
              <w:rPr/>
            </w:rPrChange>
          </w:rPr>
          <w:t xml:space="preserve"> result</w:t>
        </w:r>
      </w:ins>
      <w:ins w:id="83" w:author="Felix C Mark" w:date="2026-07-18T11:13:00Z" w16du:dateUtc="2026-07-18T09:13:00Z">
        <w:r w:rsidR="00991244" w:rsidRPr="00145205">
          <w:rPr>
            <w:color w:val="000000"/>
            <w:rPrChange w:id="84" w:author="Felix C Mark" w:date="2026-07-18T12:07:00Z" w16du:dateUtc="2026-07-18T10:07:00Z">
              <w:rPr/>
            </w:rPrChange>
          </w:rPr>
          <w:t>s</w:t>
        </w:r>
      </w:ins>
      <w:ins w:id="85" w:author="Felix C Mark" w:date="2026-07-18T11:12:00Z" w16du:dateUtc="2026-07-18T09:12:00Z">
        <w:r w:rsidR="00991244" w:rsidRPr="00145205">
          <w:rPr>
            <w:color w:val="000000"/>
            <w:rPrChange w:id="86" w:author="Felix C Mark" w:date="2026-07-18T12:07:00Z" w16du:dateUtc="2026-07-18T10:07:00Z">
              <w:rPr/>
            </w:rPrChange>
          </w:rPr>
          <w:t xml:space="preserve"> in 80 individuals, maybe several samples per individual (tissues) and then repeated for </w:t>
        </w:r>
      </w:ins>
      <w:ins w:id="87" w:author="Felix C Mark" w:date="2026-07-18T11:21:00Z" w16du:dateUtc="2026-07-18T09:21:00Z">
        <w:r w:rsidR="00C37D1E" w:rsidRPr="00145205">
          <w:rPr>
            <w:color w:val="000000"/>
            <w:rPrChange w:id="88" w:author="Felix C Mark" w:date="2026-07-18T12:07:00Z" w16du:dateUtc="2026-07-18T10:07:00Z">
              <w:rPr/>
            </w:rPrChange>
          </w:rPr>
          <w:t xml:space="preserve">thermal </w:t>
        </w:r>
      </w:ins>
      <w:ins w:id="89" w:author="Felix C Mark" w:date="2026-07-18T11:12:00Z" w16du:dateUtc="2026-07-18T09:12:00Z">
        <w:r w:rsidR="00991244" w:rsidRPr="00145205">
          <w:rPr>
            <w:color w:val="000000"/>
            <w:rPrChange w:id="90" w:author="Felix C Mark" w:date="2026-07-18T12:07:00Z" w16du:dateUtc="2026-07-18T10:07:00Z">
              <w:rPr/>
            </w:rPrChange>
          </w:rPr>
          <w:t>variability</w:t>
        </w:r>
      </w:ins>
      <w:ins w:id="91" w:author="Felix C Mark" w:date="2026-07-18T11:13:00Z" w16du:dateUtc="2026-07-18T09:13:00Z">
        <w:r w:rsidR="00991244" w:rsidRPr="00145205">
          <w:rPr>
            <w:color w:val="000000"/>
            <w:rPrChange w:id="92" w:author="Felix C Mark" w:date="2026-07-18T12:07:00Z" w16du:dateUtc="2026-07-18T10:07:00Z">
              <w:rPr/>
            </w:rPrChange>
          </w:rPr>
          <w:t xml:space="preserve"> and you have quickly accumulated 300-400 samples that need to be </w:t>
        </w:r>
      </w:ins>
      <w:ins w:id="93" w:author="Felix C Mark" w:date="2026-07-18T11:14:00Z" w16du:dateUtc="2026-07-18T09:14:00Z">
        <w:r w:rsidR="00991244" w:rsidRPr="00145205">
          <w:rPr>
            <w:color w:val="000000"/>
            <w:rPrChange w:id="94" w:author="Felix C Mark" w:date="2026-07-18T12:07:00Z" w16du:dateUtc="2026-07-18T10:07:00Z">
              <w:rPr/>
            </w:rPrChange>
          </w:rPr>
          <w:t xml:space="preserve">sequenced and analysed for the metabolic parameters. This will result in a </w:t>
        </w:r>
        <w:r w:rsidR="00991244" w:rsidRPr="00145205">
          <w:rPr>
            <w:color w:val="000000"/>
            <w:rPrChange w:id="95" w:author="Felix C Mark" w:date="2026-07-18T12:07:00Z" w16du:dateUtc="2026-07-18T10:07:00Z">
              <w:rPr/>
            </w:rPrChange>
          </w:rPr>
          <w:lastRenderedPageBreak/>
          <w:t>perfect dataset</w:t>
        </w:r>
      </w:ins>
      <w:ins w:id="96" w:author="Felix C Mark" w:date="2026-07-18T11:15:00Z" w16du:dateUtc="2026-07-18T09:15:00Z">
        <w:r w:rsidR="00991244" w:rsidRPr="00145205">
          <w:rPr>
            <w:color w:val="000000"/>
            <w:rPrChange w:id="97" w:author="Felix C Mark" w:date="2026-07-18T12:07:00Z" w16du:dateUtc="2026-07-18T10:07:00Z">
              <w:rPr/>
            </w:rPrChange>
          </w:rPr>
          <w:t xml:space="preserve">, </w:t>
        </w:r>
      </w:ins>
      <w:ins w:id="98" w:author="Felix C Mark" w:date="2026-07-18T11:16:00Z" w16du:dateUtc="2026-07-18T09:16:00Z">
        <w:r w:rsidR="00C37D1E" w:rsidRPr="00145205">
          <w:rPr>
            <w:color w:val="000000"/>
            <w:rPrChange w:id="99" w:author="Felix C Mark" w:date="2026-07-18T12:07:00Z" w16du:dateUtc="2026-07-18T10:07:00Z">
              <w:rPr/>
            </w:rPrChange>
          </w:rPr>
          <w:t xml:space="preserve">expanding </w:t>
        </w:r>
      </w:ins>
      <w:ins w:id="100" w:author="Felix C Mark" w:date="2026-07-18T11:17:00Z" w16du:dateUtc="2026-07-18T09:17:00Z">
        <w:r w:rsidR="00C37D1E" w:rsidRPr="00145205">
          <w:rPr>
            <w:color w:val="000000"/>
            <w:rPrChange w:id="101" w:author="Felix C Mark" w:date="2026-07-18T12:07:00Z" w16du:dateUtc="2026-07-18T10:07:00Z">
              <w:rPr/>
            </w:rPrChange>
          </w:rPr>
          <w:t>o</w:t>
        </w:r>
      </w:ins>
      <w:ins w:id="102" w:author="Felix C Mark" w:date="2026-07-18T11:16:00Z" w16du:dateUtc="2026-07-18T09:16:00Z">
        <w:r w:rsidR="00C37D1E" w:rsidRPr="00145205">
          <w:rPr>
            <w:color w:val="000000"/>
            <w:rPrChange w:id="103" w:author="Felix C Mark" w:date="2026-07-18T12:07:00Z" w16du:dateUtc="2026-07-18T10:07:00Z">
              <w:rPr/>
            </w:rPrChange>
          </w:rPr>
          <w:t>ur current knowledge and theoretical framewor</w:t>
        </w:r>
      </w:ins>
      <w:ins w:id="104" w:author="Felix C Mark" w:date="2026-07-18T11:17:00Z" w16du:dateUtc="2026-07-18T09:17:00Z">
        <w:r w:rsidR="00C37D1E" w:rsidRPr="00145205">
          <w:rPr>
            <w:color w:val="000000"/>
            <w:rPrChange w:id="105" w:author="Felix C Mark" w:date="2026-07-18T12:07:00Z" w16du:dateUtc="2026-07-18T10:07:00Z">
              <w:rPr/>
            </w:rPrChange>
          </w:rPr>
          <w:t>k</w:t>
        </w:r>
      </w:ins>
      <w:ins w:id="106" w:author="Felix C Mark" w:date="2026-07-18T11:16:00Z" w16du:dateUtc="2026-07-18T09:16:00Z">
        <w:r w:rsidR="00C37D1E" w:rsidRPr="00145205">
          <w:rPr>
            <w:color w:val="000000"/>
            <w:rPrChange w:id="107" w:author="Felix C Mark" w:date="2026-07-18T12:07:00Z" w16du:dateUtc="2026-07-18T10:07:00Z">
              <w:rPr/>
            </w:rPrChange>
          </w:rPr>
          <w:t xml:space="preserve"> a lot (!)</w:t>
        </w:r>
      </w:ins>
      <w:ins w:id="108" w:author="Felix C Mark" w:date="2026-07-18T11:17:00Z" w16du:dateUtc="2026-07-18T09:17:00Z">
        <w:r w:rsidR="00C37D1E" w:rsidRPr="00145205">
          <w:rPr>
            <w:color w:val="000000"/>
            <w:rPrChange w:id="109" w:author="Felix C Mark" w:date="2026-07-18T12:07:00Z" w16du:dateUtc="2026-07-18T10:07:00Z">
              <w:rPr/>
            </w:rPrChange>
          </w:rPr>
          <w:t xml:space="preserve">, </w:t>
        </w:r>
      </w:ins>
      <w:ins w:id="110" w:author="Felix C Mark" w:date="2026-07-18T11:15:00Z" w16du:dateUtc="2026-07-18T09:15:00Z">
        <w:r w:rsidR="00991244" w:rsidRPr="00145205">
          <w:rPr>
            <w:color w:val="000000"/>
            <w:rPrChange w:id="111" w:author="Felix C Mark" w:date="2026-07-18T12:07:00Z" w16du:dateUtc="2026-07-18T10:07:00Z">
              <w:rPr/>
            </w:rPrChange>
          </w:rPr>
          <w:t xml:space="preserve">but </w:t>
        </w:r>
      </w:ins>
      <w:ins w:id="112" w:author="Felix C Mark" w:date="2026-07-18T12:07:00Z" w16du:dateUtc="2026-07-18T10:07:00Z">
        <w:r w:rsidR="00145205">
          <w:rPr>
            <w:color w:val="000000"/>
          </w:rPr>
          <w:t>needs more time than 18 months</w:t>
        </w:r>
      </w:ins>
      <w:ins w:id="113" w:author="Felix C Mark" w:date="2026-07-18T11:16:00Z" w16du:dateUtc="2026-07-18T09:16:00Z">
        <w:r w:rsidR="00991244" w:rsidRPr="00145205">
          <w:rPr>
            <w:color w:val="000000"/>
            <w:rPrChange w:id="114" w:author="Felix C Mark" w:date="2026-07-18T12:07:00Z" w16du:dateUtc="2026-07-18T10:07:00Z">
              <w:rPr/>
            </w:rPrChange>
          </w:rPr>
          <w:t>.</w:t>
        </w:r>
      </w:ins>
      <w:ins w:id="115" w:author="Felix C Mark" w:date="2026-07-18T11:17:00Z" w16du:dateUtc="2026-07-18T09:17:00Z">
        <w:r w:rsidR="00C37D1E" w:rsidRPr="00145205">
          <w:rPr>
            <w:color w:val="000000"/>
            <w:rPrChange w:id="116" w:author="Felix C Mark" w:date="2026-07-18T12:07:00Z" w16du:dateUtc="2026-07-18T10:07:00Z">
              <w:rPr/>
            </w:rPrChange>
          </w:rPr>
          <w:t xml:space="preserve"> </w:t>
        </w:r>
      </w:ins>
      <w:ins w:id="117" w:author="Felix C Mark" w:date="2026-07-18T11:24:00Z" w16du:dateUtc="2026-07-18T09:24:00Z">
        <w:r w:rsidR="00C37D1E" w:rsidRPr="00145205">
          <w:rPr>
            <w:color w:val="000000"/>
            <w:rPrChange w:id="118" w:author="Felix C Mark" w:date="2026-07-18T12:07:00Z" w16du:dateUtc="2026-07-18T10:07:00Z">
              <w:rPr/>
            </w:rPrChange>
          </w:rPr>
          <w:t xml:space="preserve">I </w:t>
        </w:r>
      </w:ins>
      <w:ins w:id="119" w:author="Felix C Mark" w:date="2026-07-18T12:08:00Z" w16du:dateUtc="2026-07-18T10:08:00Z">
        <w:r w:rsidR="00145205">
          <w:rPr>
            <w:color w:val="000000"/>
          </w:rPr>
          <w:t>would therefore suggest to perform all the l</w:t>
        </w:r>
      </w:ins>
      <w:ins w:id="120" w:author="Felix C Mark" w:date="2026-07-18T12:09:00Z" w16du:dateUtc="2026-07-18T10:09:00Z">
        <w:r w:rsidR="00145205">
          <w:rPr>
            <w:color w:val="000000"/>
          </w:rPr>
          <w:t>ive animal experiments in the first 18 months and freeze away the samples for further analysis in a 12 month extension</w:t>
        </w:r>
      </w:ins>
      <w:ins w:id="121" w:author="Felix C Mark" w:date="2026-07-18T12:16:00Z" w16du:dateUtc="2026-07-18T10:16:00Z">
        <w:r w:rsidR="001137E9">
          <w:rPr>
            <w:color w:val="000000"/>
          </w:rPr>
          <w:t xml:space="preserve"> and alread</w:t>
        </w:r>
      </w:ins>
      <w:ins w:id="122" w:author="Felix C Mark" w:date="2026-07-18T12:17:00Z" w16du:dateUtc="2026-07-18T10:17:00Z">
        <w:r w:rsidR="001137E9">
          <w:rPr>
            <w:color w:val="000000"/>
          </w:rPr>
          <w:t>y argument  in a two</w:t>
        </w:r>
      </w:ins>
      <w:ins w:id="123" w:author="Felix C Mark" w:date="2026-07-18T12:18:00Z" w16du:dateUtc="2026-07-18T10:18:00Z">
        <w:r w:rsidR="001137E9">
          <w:rPr>
            <w:color w:val="000000"/>
          </w:rPr>
          <w:t>-</w:t>
        </w:r>
      </w:ins>
      <w:ins w:id="124" w:author="Felix C Mark" w:date="2026-07-18T12:17:00Z" w16du:dateUtc="2026-07-18T10:17:00Z">
        <w:r w:rsidR="001137E9">
          <w:rPr>
            <w:color w:val="000000"/>
          </w:rPr>
          <w:t>step process in the application, so the reviewers can see your line of thought and experimental trajectory and maybe already suggest to fund an e</w:t>
        </w:r>
      </w:ins>
      <w:ins w:id="125" w:author="Felix C Mark" w:date="2026-07-18T12:18:00Z" w16du:dateUtc="2026-07-18T10:18:00Z">
        <w:r w:rsidR="001137E9">
          <w:rPr>
            <w:color w:val="000000"/>
          </w:rPr>
          <w:t>x</w:t>
        </w:r>
      </w:ins>
      <w:ins w:id="126" w:author="Felix C Mark" w:date="2026-07-18T12:17:00Z" w16du:dateUtc="2026-07-18T10:17:00Z">
        <w:r w:rsidR="001137E9">
          <w:rPr>
            <w:color w:val="000000"/>
          </w:rPr>
          <w:t>tension</w:t>
        </w:r>
      </w:ins>
      <w:ins w:id="127" w:author="Felix C Mark" w:date="2026-07-18T12:10:00Z" w16du:dateUtc="2026-07-18T10:10:00Z">
        <w:r w:rsidR="005F4D98">
          <w:rPr>
            <w:color w:val="000000"/>
          </w:rPr>
          <w:t xml:space="preserve">. </w:t>
        </w:r>
      </w:ins>
      <w:ins w:id="128" w:author="Felix C Mark" w:date="2026-07-18T12:18:00Z" w16du:dateUtc="2026-07-18T10:18:00Z">
        <w:r w:rsidR="001137E9">
          <w:rPr>
            <w:color w:val="000000"/>
          </w:rPr>
          <w:t>A</w:t>
        </w:r>
      </w:ins>
      <w:ins w:id="129" w:author="Felix C Mark" w:date="2026-07-18T12:10:00Z" w16du:dateUtc="2026-07-18T10:10:00Z">
        <w:r w:rsidR="005F4D98">
          <w:rPr>
            <w:color w:val="000000"/>
          </w:rPr>
          <w:t xml:space="preserve"> rough time plan could look like this: </w:t>
        </w:r>
      </w:ins>
      <w:ins w:id="130" w:author="Felix C Mark" w:date="2026-07-18T12:11:00Z" w16du:dateUtc="2026-07-18T10:11:00Z">
        <w:r w:rsidR="005F4D98">
          <w:rPr>
            <w:color w:val="000000"/>
          </w:rPr>
          <w:t xml:space="preserve">Months 1 to </w:t>
        </w:r>
      </w:ins>
      <w:ins w:id="131" w:author="Felix C Mark" w:date="2026-07-18T12:12:00Z" w16du:dateUtc="2026-07-18T10:12:00Z">
        <w:r w:rsidR="005F4D98">
          <w:rPr>
            <w:color w:val="000000"/>
          </w:rPr>
          <w:t>7</w:t>
        </w:r>
      </w:ins>
      <w:ins w:id="132" w:author="Felix C Mark" w:date="2026-07-18T12:11:00Z" w16du:dateUtc="2026-07-18T10:11:00Z">
        <w:r w:rsidR="005F4D98">
          <w:rPr>
            <w:color w:val="000000"/>
          </w:rPr>
          <w:t xml:space="preserve">: acclimation, husbandry, and constant-temperature performance curves. Months </w:t>
        </w:r>
      </w:ins>
      <w:ins w:id="133" w:author="Felix C Mark" w:date="2026-07-18T12:12:00Z" w16du:dateUtc="2026-07-18T10:12:00Z">
        <w:r w:rsidR="005F4D98">
          <w:rPr>
            <w:color w:val="000000"/>
          </w:rPr>
          <w:t>8</w:t>
        </w:r>
      </w:ins>
      <w:ins w:id="134" w:author="Felix C Mark" w:date="2026-07-18T12:11:00Z" w16du:dateUtc="2026-07-18T10:11:00Z">
        <w:r w:rsidR="005F4D98">
          <w:rPr>
            <w:color w:val="000000"/>
          </w:rPr>
          <w:t xml:space="preserve"> to </w:t>
        </w:r>
      </w:ins>
      <w:ins w:id="135" w:author="Felix C Mark" w:date="2026-07-18T12:12:00Z" w16du:dateUtc="2026-07-18T10:12:00Z">
        <w:r w:rsidR="005F4D98">
          <w:rPr>
            <w:color w:val="000000"/>
          </w:rPr>
          <w:t>14</w:t>
        </w:r>
      </w:ins>
      <w:ins w:id="136" w:author="Felix C Mark" w:date="2026-07-18T12:11:00Z" w16du:dateUtc="2026-07-18T10:11:00Z">
        <w:r w:rsidR="005F4D98">
          <w:rPr>
            <w:color w:val="000000"/>
          </w:rPr>
          <w:t>: fluctuating-regime survival trials together with in vivo NMR and respirometry. Months 12 to 18: analysis and publication</w:t>
        </w:r>
      </w:ins>
      <w:ins w:id="137" w:author="Felix C Mark" w:date="2026-07-18T12:12:00Z" w16du:dateUtc="2026-07-18T10:12:00Z">
        <w:r w:rsidR="005F4D98">
          <w:rPr>
            <w:color w:val="000000"/>
          </w:rPr>
          <w:t xml:space="preserve">. </w:t>
        </w:r>
        <w:r w:rsidR="005F4D98">
          <w:rPr>
            <w:color w:val="000000"/>
          </w:rPr>
          <w:t xml:space="preserve">Months </w:t>
        </w:r>
        <w:r w:rsidR="005F4D98">
          <w:rPr>
            <w:color w:val="000000"/>
          </w:rPr>
          <w:t>18</w:t>
        </w:r>
        <w:r w:rsidR="005F4D98">
          <w:rPr>
            <w:color w:val="000000"/>
          </w:rPr>
          <w:t xml:space="preserve"> to </w:t>
        </w:r>
        <w:r w:rsidR="005F4D98">
          <w:rPr>
            <w:color w:val="000000"/>
          </w:rPr>
          <w:t>30</w:t>
        </w:r>
        <w:r w:rsidR="005F4D98">
          <w:rPr>
            <w:color w:val="000000"/>
          </w:rPr>
          <w:t xml:space="preserve">: </w:t>
        </w:r>
        <w:r w:rsidR="005F4D98">
          <w:rPr>
            <w:color w:val="000000"/>
          </w:rPr>
          <w:t>metabolomics</w:t>
        </w:r>
      </w:ins>
      <w:ins w:id="138" w:author="Felix C Mark" w:date="2026-07-18T12:13:00Z" w16du:dateUtc="2026-07-18T10:13:00Z">
        <w:r w:rsidR="005F4D98">
          <w:rPr>
            <w:color w:val="000000"/>
          </w:rPr>
          <w:t xml:space="preserve">, metabolic markers, </w:t>
        </w:r>
      </w:ins>
      <w:ins w:id="139" w:author="Felix C Mark" w:date="2026-07-18T12:12:00Z" w16du:dateUtc="2026-07-18T10:12:00Z">
        <w:r w:rsidR="005F4D98">
          <w:rPr>
            <w:color w:val="000000"/>
          </w:rPr>
          <w:t xml:space="preserve">sequencing and bioinformatics, </w:t>
        </w:r>
      </w:ins>
      <w:ins w:id="140" w:author="Felix C Mark" w:date="2026-07-18T12:13:00Z" w16du:dateUtc="2026-07-18T10:13:00Z">
        <w:r w:rsidR="005F4D98">
          <w:rPr>
            <w:color w:val="000000"/>
          </w:rPr>
          <w:t xml:space="preserve">Months </w:t>
        </w:r>
        <w:r w:rsidR="005F4D98">
          <w:rPr>
            <w:color w:val="000000"/>
          </w:rPr>
          <w:t>24</w:t>
        </w:r>
        <w:r w:rsidR="005F4D98">
          <w:rPr>
            <w:color w:val="000000"/>
          </w:rPr>
          <w:t xml:space="preserve"> to </w:t>
        </w:r>
      </w:ins>
      <w:ins w:id="141" w:author="Felix C Mark" w:date="2026-07-18T12:14:00Z" w16du:dateUtc="2026-07-18T10:14:00Z">
        <w:r w:rsidR="005F4D98">
          <w:rPr>
            <w:color w:val="000000"/>
          </w:rPr>
          <w:t>30</w:t>
        </w:r>
      </w:ins>
      <w:ins w:id="142" w:author="Felix C Mark" w:date="2026-07-18T12:13:00Z" w16du:dateUtc="2026-07-18T10:13:00Z">
        <w:r w:rsidR="005F4D98">
          <w:rPr>
            <w:color w:val="000000"/>
          </w:rPr>
          <w:t>: analysis and publication</w:t>
        </w:r>
      </w:ins>
      <w:ins w:id="143" w:author="Felix C Mark" w:date="2026-07-18T12:12:00Z" w16du:dateUtc="2026-07-18T10:12:00Z">
        <w:r w:rsidR="005F4D98">
          <w:rPr>
            <w:color w:val="000000"/>
          </w:rPr>
          <w:t>.</w:t>
        </w:r>
      </w:ins>
      <w:ins w:id="144" w:author="Felix C Mark" w:date="2026-07-18T11:28:00Z" w16du:dateUtc="2026-07-18T09:28:00Z">
        <w:r w:rsidR="00AE006C" w:rsidRPr="00145205">
          <w:rPr>
            <w:color w:val="000000"/>
            <w:rPrChange w:id="145" w:author="Felix C Mark" w:date="2026-07-18T12:07:00Z" w16du:dateUtc="2026-07-18T10:07:00Z">
              <w:rPr/>
            </w:rPrChange>
          </w:rPr>
          <w:t xml:space="preserve"> </w:t>
        </w:r>
      </w:ins>
      <w:ins w:id="146" w:author="Felix C Mark" w:date="2026-07-18T12:10:00Z" w16du:dateUtc="2026-07-18T10:10:00Z">
        <w:r w:rsidR="005F4D98">
          <w:rPr>
            <w:color w:val="000000"/>
          </w:rPr>
          <w:t>And maybe</w:t>
        </w:r>
      </w:ins>
      <w:ins w:id="147" w:author="Felix C Mark" w:date="2026-07-18T11:28:00Z" w16du:dateUtc="2026-07-18T09:28:00Z">
        <w:r w:rsidR="00AE006C" w:rsidRPr="00145205">
          <w:rPr>
            <w:color w:val="000000"/>
            <w:rPrChange w:id="148" w:author="Felix C Mark" w:date="2026-07-18T12:07:00Z" w16du:dateUtc="2026-07-18T10:07:00Z">
              <w:rPr/>
            </w:rPrChange>
          </w:rPr>
          <w:t xml:space="preserve"> remove the mussel part and do it on the side</w:t>
        </w:r>
      </w:ins>
      <w:ins w:id="149" w:author="Felix C Mark" w:date="2026-07-18T12:10:00Z" w16du:dateUtc="2026-07-18T10:10:00Z">
        <w:r w:rsidR="005F4D98">
          <w:rPr>
            <w:color w:val="000000"/>
          </w:rPr>
          <w:t>, if time allows</w:t>
        </w:r>
      </w:ins>
      <w:ins w:id="150" w:author="Felix C Mark" w:date="2026-07-18T12:14:00Z" w16du:dateUtc="2026-07-18T10:14:00Z">
        <w:r w:rsidR="005F4D98">
          <w:rPr>
            <w:color w:val="000000"/>
          </w:rPr>
          <w:t>, to further streamline the application for review</w:t>
        </w:r>
      </w:ins>
      <w:ins w:id="151" w:author="Felix C Mark" w:date="2026-07-18T11:31:00Z" w16du:dateUtc="2026-07-18T09:31:00Z">
        <w:r w:rsidR="00AE006C" w:rsidRPr="00145205">
          <w:rPr>
            <w:color w:val="000000"/>
            <w:rPrChange w:id="152" w:author="Felix C Mark" w:date="2026-07-18T12:07:00Z" w16du:dateUtc="2026-07-18T10:07:00Z">
              <w:rPr/>
            </w:rPrChange>
          </w:rPr>
          <w:t>?</w:t>
        </w:r>
      </w:ins>
    </w:p>
    <w:p w14:paraId="0C0FFC54" w14:textId="77777777" w:rsidR="00F72D5A" w:rsidRPr="00B67588" w:rsidRDefault="00A57723">
      <w:pPr>
        <w:pStyle w:val="berschrift1"/>
      </w:pPr>
      <w:r>
        <w:t>References</w:t>
      </w:r>
    </w:p>
    <w:p w14:paraId="5C4FD9E3" w14:textId="77777777" w:rsidR="00F72D5A" w:rsidRPr="00B67588" w:rsidRDefault="00A57723">
      <w:pPr>
        <w:spacing w:after="80" w:line="252" w:lineRule="auto"/>
        <w:ind w:left="360" w:hanging="360"/>
        <w:rPr>
          <w:color w:val="000000"/>
        </w:rPr>
      </w:pPr>
      <w:r>
        <w:rPr>
          <w:color w:val="000000"/>
        </w:rPr>
        <w:t xml:space="preserve">Barshis, D. J., Ladner, J. T., Oliver, T. A., Seneca, F. O., Traylor-Knowles, N., &amp; Palumbi, S. R. (2013). Genomic basis for coral resilience to climate change. </w:t>
      </w:r>
      <w:r>
        <w:rPr>
          <w:i/>
          <w:iCs/>
          <w:color w:val="000000"/>
        </w:rPr>
        <w:t>PNAS</w:t>
      </w:r>
      <w:r>
        <w:rPr>
          <w:color w:val="000000"/>
        </w:rPr>
        <w:t xml:space="preserve"> 110, 1387-1392.</w:t>
      </w:r>
    </w:p>
    <w:p w14:paraId="464F999E" w14:textId="77777777" w:rsidR="00F72D5A" w:rsidRPr="00B67588" w:rsidRDefault="00A57723">
      <w:pPr>
        <w:spacing w:after="80" w:line="252" w:lineRule="auto"/>
        <w:ind w:left="360" w:hanging="360"/>
        <w:rPr>
          <w:color w:val="000000"/>
        </w:rPr>
      </w:pPr>
      <w:r>
        <w:rPr>
          <w:color w:val="000000"/>
        </w:rPr>
        <w:t xml:space="preserve">Buckley, B. A., Owen, M.-E., &amp; Hofmann, G. E. (2001). Adjusting the thermostat: the threshold induction temperature for the heat-shock response in intertidal mussels (genus </w:t>
      </w:r>
      <w:r>
        <w:rPr>
          <w:i/>
          <w:iCs/>
          <w:color w:val="000000"/>
        </w:rPr>
        <w:t>Mytilus</w:t>
      </w:r>
      <w:r>
        <w:rPr>
          <w:color w:val="000000"/>
        </w:rPr>
        <w:t xml:space="preserve">) changes as a function of thermal history. </w:t>
      </w:r>
      <w:r>
        <w:rPr>
          <w:i/>
          <w:iCs/>
          <w:color w:val="000000"/>
        </w:rPr>
        <w:t>Journal of Experimental Biology</w:t>
      </w:r>
      <w:r>
        <w:rPr>
          <w:color w:val="000000"/>
        </w:rPr>
        <w:t xml:space="preserve"> 204, 3571-3579.</w:t>
      </w:r>
    </w:p>
    <w:p w14:paraId="3CD8C1CC" w14:textId="77777777" w:rsidR="009F6FE7" w:rsidRDefault="00A57723">
      <w:pPr>
        <w:spacing w:after="80" w:line="252" w:lineRule="auto"/>
        <w:ind w:left="360" w:hanging="360"/>
        <w:rPr>
          <w:color w:val="000000"/>
        </w:rPr>
      </w:pPr>
      <w:r>
        <w:rPr>
          <w:color w:val="000000"/>
        </w:rPr>
        <w:t xml:space="preserve">Burnett, N. P., Seabra, R., de Pirro, M., Wethey, D. S., Woodin, S. A., Helmuth, B., &amp; Lima, F. P. (2013). An improved noninvasive method for measuring heartbeat of intertidal animals. </w:t>
      </w:r>
      <w:r>
        <w:rPr>
          <w:i/>
          <w:iCs/>
          <w:color w:val="000000"/>
        </w:rPr>
        <w:t>Limnology and Oceanography: Methods</w:t>
      </w:r>
      <w:r>
        <w:rPr>
          <w:color w:val="000000"/>
        </w:rPr>
        <w:t xml:space="preserve"> 11, 91-100.</w:t>
      </w:r>
    </w:p>
    <w:p w14:paraId="76C5242D" w14:textId="77777777" w:rsidR="00F72D5A" w:rsidRPr="00B67588" w:rsidRDefault="00A57723">
      <w:pPr>
        <w:spacing w:after="80" w:line="252" w:lineRule="auto"/>
        <w:ind w:left="360" w:hanging="360"/>
        <w:rPr>
          <w:color w:val="000000"/>
        </w:rPr>
      </w:pPr>
      <w:r>
        <w:rPr>
          <w:color w:val="000000"/>
        </w:rPr>
        <w:t xml:space="preserve">Denny, M. (2017). The fallacy of the average: on the ubiquity, utility and continuing novelty of Jensen’s inequality. </w:t>
      </w:r>
      <w:r>
        <w:rPr>
          <w:i/>
          <w:iCs/>
          <w:color w:val="000000"/>
        </w:rPr>
        <w:t>Journal of Experimental Biology</w:t>
      </w:r>
      <w:r>
        <w:rPr>
          <w:color w:val="000000"/>
        </w:rPr>
        <w:t xml:space="preserve"> 220, 139-146.</w:t>
      </w:r>
    </w:p>
    <w:p w14:paraId="0409D421" w14:textId="77777777" w:rsidR="00F72D5A" w:rsidRPr="00B67588" w:rsidRDefault="00A57723">
      <w:pPr>
        <w:spacing w:after="80" w:line="252" w:lineRule="auto"/>
        <w:ind w:left="360" w:hanging="360"/>
        <w:rPr>
          <w:color w:val="000000"/>
        </w:rPr>
      </w:pPr>
      <w:r>
        <w:rPr>
          <w:color w:val="000000"/>
        </w:rPr>
        <w:t xml:space="preserve">Deutsch, C. A., Tewksbury, J. J., Huey, R. B., Sheldon, K. S., Ghalambor, C. K., Haak, D. C., &amp; Martin, P. R. (2008). Impacts of climate warming on terrestrial ectotherms across latitude. </w:t>
      </w:r>
      <w:r>
        <w:rPr>
          <w:i/>
          <w:iCs/>
          <w:color w:val="000000"/>
        </w:rPr>
        <w:t>PNAS</w:t>
      </w:r>
      <w:r>
        <w:rPr>
          <w:color w:val="000000"/>
        </w:rPr>
        <w:t xml:space="preserve"> 105 (Suppl. 2), 6668-6672.</w:t>
      </w:r>
    </w:p>
    <w:p w14:paraId="081B9A2F" w14:textId="77777777" w:rsidR="00F72D5A" w:rsidRPr="00B67588" w:rsidRDefault="00A57723">
      <w:pPr>
        <w:spacing w:after="80" w:line="252" w:lineRule="auto"/>
        <w:ind w:left="360" w:hanging="360"/>
        <w:rPr>
          <w:color w:val="000000"/>
        </w:rPr>
      </w:pPr>
      <w:r>
        <w:rPr>
          <w:color w:val="000000"/>
        </w:rPr>
        <w:t xml:space="preserve">Dowd, W. W., King, F. A., &amp; Denny, M. W. (2015). Thermal variation, thermal extremes and the physiological performance of individuals. </w:t>
      </w:r>
      <w:r>
        <w:rPr>
          <w:i/>
          <w:iCs/>
          <w:color w:val="000000"/>
        </w:rPr>
        <w:t>Journal of Experimental Biology</w:t>
      </w:r>
      <w:r>
        <w:rPr>
          <w:color w:val="000000"/>
        </w:rPr>
        <w:t xml:space="preserve"> 218, 1956-1967.</w:t>
      </w:r>
    </w:p>
    <w:p w14:paraId="0A1B2C3D" w14:textId="77777777" w:rsidR="00F72D5A" w:rsidRPr="00B67588" w:rsidRDefault="00A57723">
      <w:pPr>
        <w:spacing w:after="80" w:line="252" w:lineRule="auto"/>
        <w:ind w:left="360" w:hanging="360"/>
        <w:rPr>
          <w:color w:val="000000"/>
        </w:rPr>
      </w:pPr>
      <w:r>
        <w:rPr>
          <w:color w:val="000000"/>
        </w:rPr>
        <w:t xml:space="preserve">Götze, S., Eymann, C., Reddin, C. J., Lannig, G., Bock, C., &amp; Pörtner, H.-O. (2025). Combined climate stressors constrain various mechanisms for thermal tolerance in the scallop </w:t>
      </w:r>
      <w:r>
        <w:rPr>
          <w:i/>
          <w:iCs/>
          <w:color w:val="000000"/>
        </w:rPr>
        <w:t>Pecten maximus</w:t>
      </w:r>
      <w:r>
        <w:rPr>
          <w:color w:val="000000"/>
        </w:rPr>
        <w:t xml:space="preserve">. </w:t>
      </w:r>
      <w:r>
        <w:rPr>
          <w:i/>
          <w:iCs/>
          <w:color w:val="000000"/>
        </w:rPr>
        <w:t>Journal of Experimental Biology</w:t>
      </w:r>
      <w:r>
        <w:rPr>
          <w:color w:val="000000"/>
        </w:rPr>
        <w:t xml:space="preserve"> 228, jeb250291.</w:t>
      </w:r>
    </w:p>
    <w:p w14:paraId="3B619990" w14:textId="77777777" w:rsidR="00F72D5A" w:rsidRPr="0013465D" w:rsidRDefault="00A57723">
      <w:pPr>
        <w:spacing w:after="80" w:line="252" w:lineRule="auto"/>
        <w:ind w:left="360" w:hanging="360"/>
        <w:rPr>
          <w:color w:val="000000"/>
          <w:lang w:val="de-DE"/>
        </w:rPr>
      </w:pPr>
      <w:r>
        <w:rPr>
          <w:color w:val="000000"/>
        </w:rPr>
        <w:t xml:space="preserve">Hoffmann, A. A., &amp; Sgrò, C. M. (2011). Climate change and evolutionary adaptation. </w:t>
      </w:r>
      <w:r w:rsidRPr="0013465D">
        <w:rPr>
          <w:i/>
          <w:iCs/>
          <w:color w:val="000000"/>
          <w:lang w:val="de-DE"/>
        </w:rPr>
        <w:t>Nature</w:t>
      </w:r>
      <w:r w:rsidRPr="0013465D">
        <w:rPr>
          <w:color w:val="000000"/>
          <w:lang w:val="de-DE"/>
        </w:rPr>
        <w:t xml:space="preserve"> 470, 479-485.</w:t>
      </w:r>
    </w:p>
    <w:p w14:paraId="2A4CEA94" w14:textId="77777777" w:rsidR="00F72D5A" w:rsidRPr="00B67588" w:rsidRDefault="00A57723">
      <w:pPr>
        <w:spacing w:after="80" w:line="252" w:lineRule="auto"/>
        <w:ind w:left="360" w:hanging="360"/>
        <w:rPr>
          <w:color w:val="000000"/>
        </w:rPr>
      </w:pPr>
      <w:r w:rsidRPr="0013465D">
        <w:rPr>
          <w:color w:val="000000"/>
          <w:lang w:val="de-DE"/>
        </w:rPr>
        <w:t xml:space="preserve">Hofmann, G. E., Buckley, B. A., Airaksinen, S., Keen, J. E., &amp; Somero, G. N. (2000). </w:t>
      </w:r>
      <w:r>
        <w:rPr>
          <w:color w:val="000000"/>
        </w:rPr>
        <w:t xml:space="preserve">Heat-shock protein expression is absent in the Antarctic fish </w:t>
      </w:r>
      <w:r>
        <w:rPr>
          <w:i/>
          <w:iCs/>
          <w:color w:val="000000"/>
        </w:rPr>
        <w:t>Trematomus bernacchii</w:t>
      </w:r>
      <w:r>
        <w:rPr>
          <w:color w:val="000000"/>
        </w:rPr>
        <w:t xml:space="preserve">. </w:t>
      </w:r>
      <w:r>
        <w:rPr>
          <w:i/>
          <w:iCs/>
          <w:color w:val="000000"/>
        </w:rPr>
        <w:t>Journal of Experimental Biology</w:t>
      </w:r>
      <w:r>
        <w:rPr>
          <w:color w:val="000000"/>
        </w:rPr>
        <w:t xml:space="preserve"> 203, 2331-2339.</w:t>
      </w:r>
    </w:p>
    <w:p w14:paraId="3DF39DA8" w14:textId="77777777" w:rsidR="00CE3FC5" w:rsidRPr="00B67588" w:rsidRDefault="00A57723">
      <w:pPr>
        <w:spacing w:after="80" w:line="252" w:lineRule="auto"/>
        <w:ind w:left="360" w:hanging="360"/>
        <w:rPr>
          <w:color w:val="000000"/>
        </w:rPr>
      </w:pPr>
      <w:r>
        <w:rPr>
          <w:color w:val="000000"/>
        </w:rPr>
        <w:t xml:space="preserve">Jørgensen, L. B., Malte, H., &amp; Overgaard, J. (2021). A unifying model to estimate thermal tolerance limits in ectotherms across static, dynamic and fluctuating exposures to thermal stress. </w:t>
      </w:r>
      <w:r>
        <w:rPr>
          <w:i/>
          <w:iCs/>
          <w:color w:val="000000"/>
        </w:rPr>
        <w:t>Scientific Reports</w:t>
      </w:r>
      <w:r>
        <w:rPr>
          <w:color w:val="000000"/>
        </w:rPr>
        <w:t xml:space="preserve"> 11, 12840.</w:t>
      </w:r>
    </w:p>
    <w:p w14:paraId="45F3FD4A" w14:textId="77777777" w:rsidR="00CE3FC5" w:rsidRPr="00B67588" w:rsidRDefault="00A57723">
      <w:pPr>
        <w:spacing w:after="80" w:line="252" w:lineRule="auto"/>
        <w:ind w:left="360" w:hanging="360"/>
        <w:rPr>
          <w:color w:val="000000"/>
        </w:rPr>
      </w:pPr>
      <w:r>
        <w:rPr>
          <w:color w:val="000000"/>
        </w:rPr>
        <w:t xml:space="preserve">Jørgensen, L. B., Ørsted, M., Malte, H., Wang, T., &amp; Overgaard, J. (2022). Extreme escalation of heat failure rates in ectotherms with global warming. </w:t>
      </w:r>
      <w:r>
        <w:rPr>
          <w:i/>
          <w:iCs/>
          <w:color w:val="000000"/>
        </w:rPr>
        <w:t>Nature</w:t>
      </w:r>
      <w:r>
        <w:rPr>
          <w:color w:val="000000"/>
        </w:rPr>
        <w:t xml:space="preserve"> 611, 93-98.</w:t>
      </w:r>
    </w:p>
    <w:p w14:paraId="3C48CFC2" w14:textId="77777777" w:rsidR="00CE3FC5" w:rsidRPr="00B67588" w:rsidRDefault="00A57723">
      <w:pPr>
        <w:spacing w:after="80" w:line="252" w:lineRule="auto"/>
        <w:ind w:left="360" w:hanging="360"/>
        <w:rPr>
          <w:color w:val="000000"/>
        </w:rPr>
      </w:pPr>
      <w:r>
        <w:rPr>
          <w:color w:val="000000"/>
        </w:rPr>
        <w:t xml:space="preserve">Lannig, G., Storch, D., &amp; Pörtner, H.-O. (2005). Aerobic mitochondrial capacities in Antarctic and temperate eelpout (Zoarcidae) subjected to warm versus cold acclimation. </w:t>
      </w:r>
      <w:r>
        <w:rPr>
          <w:i/>
          <w:iCs/>
          <w:color w:val="000000"/>
        </w:rPr>
        <w:t>Polar Biology</w:t>
      </w:r>
      <w:r>
        <w:rPr>
          <w:color w:val="000000"/>
        </w:rPr>
        <w:t xml:space="preserve"> 28, 575-584.</w:t>
      </w:r>
    </w:p>
    <w:p w14:paraId="373710AC" w14:textId="77777777" w:rsidR="00CE3FC5" w:rsidRPr="00B67588" w:rsidRDefault="00A57723">
      <w:pPr>
        <w:spacing w:after="80" w:line="252" w:lineRule="auto"/>
        <w:ind w:left="360" w:hanging="360"/>
        <w:rPr>
          <w:color w:val="000000"/>
        </w:rPr>
      </w:pPr>
      <w:r>
        <w:rPr>
          <w:color w:val="000000"/>
        </w:rPr>
        <w:lastRenderedPageBreak/>
        <w:t xml:space="preserve">Mark, F. C., Bock, C., &amp; Pörtner, H.-O. (2002). Oxygen-limited thermal tolerance in Antarctic fish investigated by MRI and 31P-MRS. </w:t>
      </w:r>
      <w:r>
        <w:rPr>
          <w:i/>
          <w:iCs/>
          <w:color w:val="000000"/>
        </w:rPr>
        <w:t>American Journal of Physiology-Regulatory, Integrative and Comparative Physiology</w:t>
      </w:r>
      <w:r>
        <w:rPr>
          <w:color w:val="000000"/>
        </w:rPr>
        <w:t xml:space="preserve"> 283, R1254-R1262.</w:t>
      </w:r>
    </w:p>
    <w:p w14:paraId="628F7504" w14:textId="77777777" w:rsidR="009F6FE7" w:rsidRDefault="00A57723">
      <w:pPr>
        <w:spacing w:after="80" w:line="252" w:lineRule="auto"/>
        <w:ind w:left="360" w:hanging="360"/>
        <w:rPr>
          <w:color w:val="000000"/>
        </w:rPr>
      </w:pPr>
      <w:r>
        <w:rPr>
          <w:color w:val="000000"/>
        </w:rPr>
        <w:t xml:space="preserve">Molina, A. N., García-Huidobro, M. R., Rezende, E. L., &amp; Carter, M. J. (2025). Chronic heat tolerance reveals overestimated thermal safety margins and increased vulnerability in marine fish populations. </w:t>
      </w:r>
      <w:r>
        <w:rPr>
          <w:i/>
          <w:iCs/>
          <w:color w:val="000000"/>
        </w:rPr>
        <w:t>Ecology Letters</w:t>
      </w:r>
      <w:r>
        <w:rPr>
          <w:color w:val="000000"/>
        </w:rPr>
        <w:t xml:space="preserve"> 28, e70165.</w:t>
      </w:r>
    </w:p>
    <w:p w14:paraId="044E9EB9" w14:textId="77777777" w:rsidR="00CE3FC5" w:rsidRPr="00B67588" w:rsidRDefault="00A57723">
      <w:pPr>
        <w:spacing w:after="80" w:line="252" w:lineRule="auto"/>
        <w:ind w:left="360" w:hanging="360"/>
        <w:rPr>
          <w:color w:val="000000"/>
        </w:rPr>
      </w:pPr>
      <w:r>
        <w:rPr>
          <w:color w:val="000000"/>
        </w:rPr>
        <w:t xml:space="preserve">Ørsted, M., Jørgensen, L. B., &amp; Overgaard, J. (2022). Finding the right thermal limit: a framework to reconcile ecological, physiological and methodological aspects of CTmax in ectotherms. </w:t>
      </w:r>
      <w:r>
        <w:rPr>
          <w:i/>
          <w:iCs/>
          <w:color w:val="000000"/>
        </w:rPr>
        <w:t>Journal of Experimental Biology</w:t>
      </w:r>
      <w:r>
        <w:rPr>
          <w:color w:val="000000"/>
        </w:rPr>
        <w:t xml:space="preserve"> 225, jeb244514.</w:t>
      </w:r>
    </w:p>
    <w:p w14:paraId="5020C5F2" w14:textId="77777777" w:rsidR="00B35034" w:rsidRDefault="00B35034">
      <w:pPr>
        <w:spacing w:after="80" w:line="252" w:lineRule="auto"/>
        <w:ind w:left="360" w:hanging="360"/>
        <w:rPr>
          <w:color w:val="000000"/>
        </w:rPr>
      </w:pPr>
      <w:r>
        <w:rPr>
          <w:color w:val="000000"/>
        </w:rPr>
        <w:t xml:space="preserve">Paaijmans, K. P., Heinig, R. L., Seliga, R. A., Blanford, J. I., Blanford, S., Murdock, C. C., &amp; Thomas, M. B. (2013). Temperature variation makes ectotherms more sensitive to climate change. </w:t>
      </w:r>
      <w:r>
        <w:rPr>
          <w:i/>
          <w:iCs/>
          <w:color w:val="000000"/>
        </w:rPr>
        <w:t>Global Change Biology</w:t>
      </w:r>
      <w:r>
        <w:rPr>
          <w:color w:val="000000"/>
        </w:rPr>
        <w:t xml:space="preserve"> 19, 2373-2380.</w:t>
      </w:r>
    </w:p>
    <w:p w14:paraId="572BC6C5" w14:textId="1C1E43EE" w:rsidR="00F72D5A" w:rsidRPr="00B67588" w:rsidRDefault="00A57723">
      <w:pPr>
        <w:spacing w:after="80" w:line="252" w:lineRule="auto"/>
        <w:ind w:left="360" w:hanging="360"/>
        <w:rPr>
          <w:color w:val="000000"/>
        </w:rPr>
      </w:pPr>
      <w:r>
        <w:rPr>
          <w:color w:val="000000"/>
        </w:rPr>
        <w:t xml:space="preserve">Pinsky, M. L., Eikeset, A. M., McCauley, D. J., Payne, J. L., &amp; Sunday, J. M. (2019). Greater vulnerability to warming of marine versus terrestrial ectotherms. </w:t>
      </w:r>
      <w:r>
        <w:rPr>
          <w:i/>
          <w:iCs/>
          <w:color w:val="000000"/>
        </w:rPr>
        <w:t>Nature</w:t>
      </w:r>
      <w:r>
        <w:rPr>
          <w:color w:val="000000"/>
        </w:rPr>
        <w:t xml:space="preserve"> 569, 108-111.</w:t>
      </w:r>
    </w:p>
    <w:p w14:paraId="3F9D66A9" w14:textId="77777777" w:rsidR="00F72D5A" w:rsidRPr="00B67588" w:rsidRDefault="00A57723">
      <w:pPr>
        <w:spacing w:after="80" w:line="252" w:lineRule="auto"/>
        <w:ind w:left="360" w:hanging="360"/>
        <w:rPr>
          <w:color w:val="000000"/>
        </w:rPr>
      </w:pPr>
      <w:r w:rsidRPr="0013465D">
        <w:rPr>
          <w:color w:val="000000"/>
          <w:lang w:val="de-DE"/>
        </w:rPr>
        <w:t xml:space="preserve">Pörtner, H.-O., &amp; Knust, R. (2007). </w:t>
      </w:r>
      <w:r>
        <w:rPr>
          <w:color w:val="000000"/>
        </w:rPr>
        <w:t xml:space="preserve">Climate change affects marine fishes through the oxygen limitation of thermal tolerance. </w:t>
      </w:r>
      <w:r>
        <w:rPr>
          <w:i/>
          <w:iCs/>
          <w:color w:val="000000"/>
        </w:rPr>
        <w:t>Science</w:t>
      </w:r>
      <w:r>
        <w:rPr>
          <w:color w:val="000000"/>
        </w:rPr>
        <w:t xml:space="preserve"> 315, 95-97.</w:t>
      </w:r>
    </w:p>
    <w:p w14:paraId="457549CF" w14:textId="77777777" w:rsidR="00F72D5A" w:rsidRPr="00B67588" w:rsidRDefault="00A57723">
      <w:pPr>
        <w:spacing w:after="80" w:line="252" w:lineRule="auto"/>
        <w:ind w:left="360" w:hanging="360"/>
        <w:rPr>
          <w:color w:val="000000"/>
        </w:rPr>
      </w:pPr>
      <w:r>
        <w:rPr>
          <w:color w:val="000000"/>
        </w:rPr>
        <w:t xml:space="preserve">Pörtner, H.-O., Bock, C., &amp; Mark, F. C. (2017). Oxygen- and capacity-limited thermal tolerance: bridging ecology and physiology. </w:t>
      </w:r>
      <w:r>
        <w:rPr>
          <w:i/>
          <w:iCs/>
          <w:color w:val="000000"/>
        </w:rPr>
        <w:t>Journal of Experimental Biology</w:t>
      </w:r>
      <w:r>
        <w:rPr>
          <w:color w:val="000000"/>
        </w:rPr>
        <w:t xml:space="preserve"> 220, 2685-2696.</w:t>
      </w:r>
    </w:p>
    <w:p w14:paraId="147840C8" w14:textId="77777777" w:rsidR="00CE3FC5" w:rsidRPr="00B67588" w:rsidRDefault="00A57723">
      <w:pPr>
        <w:spacing w:after="80" w:line="252" w:lineRule="auto"/>
        <w:ind w:left="360" w:hanging="360"/>
        <w:rPr>
          <w:color w:val="000000"/>
        </w:rPr>
      </w:pPr>
      <w:r>
        <w:rPr>
          <w:color w:val="000000"/>
        </w:rPr>
        <w:t xml:space="preserve">Rezende, E. L., Castañeda, L. E., &amp; Santos, M. (2014). Tolerance landscapes in thermal ecology. </w:t>
      </w:r>
      <w:r>
        <w:rPr>
          <w:i/>
          <w:iCs/>
          <w:color w:val="000000"/>
        </w:rPr>
        <w:t>Functional Ecology</w:t>
      </w:r>
      <w:r>
        <w:rPr>
          <w:color w:val="000000"/>
        </w:rPr>
        <w:t xml:space="preserve"> 28, 799-809.</w:t>
      </w:r>
    </w:p>
    <w:p w14:paraId="6459F4E6" w14:textId="77777777" w:rsidR="00CE3FC5" w:rsidRPr="00B67588" w:rsidRDefault="00A57723">
      <w:pPr>
        <w:spacing w:after="80" w:line="252" w:lineRule="auto"/>
        <w:ind w:left="360" w:hanging="360"/>
        <w:rPr>
          <w:color w:val="000000"/>
        </w:rPr>
      </w:pPr>
      <w:r>
        <w:rPr>
          <w:color w:val="000000"/>
        </w:rPr>
        <w:t xml:space="preserve">Sartoris, F. J., Bock, C., &amp; Pörtner, H.-O. (2003). Temperature-dependent pH regulation in eurythermal and stenothermal marine fish: an interspecies comparison using 31P-NMR. </w:t>
      </w:r>
      <w:r>
        <w:rPr>
          <w:i/>
          <w:iCs/>
          <w:color w:val="000000"/>
        </w:rPr>
        <w:t>Journal of Thermal Biology</w:t>
      </w:r>
      <w:r>
        <w:rPr>
          <w:color w:val="000000"/>
        </w:rPr>
        <w:t xml:space="preserve"> 28, 363-371.</w:t>
      </w:r>
    </w:p>
    <w:p w14:paraId="6A14F6E4" w14:textId="77777777" w:rsidR="00F72D5A" w:rsidRPr="00B67588" w:rsidRDefault="00A57723">
      <w:pPr>
        <w:spacing w:after="80" w:line="252" w:lineRule="auto"/>
        <w:ind w:left="360" w:hanging="360"/>
        <w:rPr>
          <w:color w:val="000000"/>
        </w:rPr>
      </w:pPr>
      <w:r>
        <w:rPr>
          <w:color w:val="000000"/>
        </w:rPr>
        <w:t xml:space="preserve">Sokolova, I. M. (2013). Energy-limited tolerance to stress as a conceptual framework to integrate the effects of multiple stressors. </w:t>
      </w:r>
      <w:r>
        <w:rPr>
          <w:i/>
          <w:iCs/>
          <w:color w:val="000000"/>
        </w:rPr>
        <w:t>Integrative and Comparative Biology</w:t>
      </w:r>
      <w:r>
        <w:rPr>
          <w:color w:val="000000"/>
        </w:rPr>
        <w:t xml:space="preserve"> 53, 597-608.</w:t>
      </w:r>
    </w:p>
    <w:p w14:paraId="05DD1C8A" w14:textId="77777777" w:rsidR="00CE3FC5" w:rsidRPr="0013465D" w:rsidRDefault="00A57723">
      <w:pPr>
        <w:spacing w:after="80" w:line="252" w:lineRule="auto"/>
        <w:ind w:left="360" w:hanging="360"/>
        <w:rPr>
          <w:color w:val="000000"/>
          <w:lang w:val="de-DE"/>
        </w:rPr>
      </w:pPr>
      <w:r>
        <w:rPr>
          <w:color w:val="000000"/>
        </w:rPr>
        <w:t xml:space="preserve">Windisch, H. S., Lucassen, M., &amp; Frickenhaus, S. (2012). Evolutionary force in confamiliar marine vertebrates of different temperature realms: adaptive trends in zoarcid fish transcriptomes. </w:t>
      </w:r>
      <w:r w:rsidRPr="0013465D">
        <w:rPr>
          <w:i/>
          <w:iCs/>
          <w:color w:val="000000"/>
          <w:lang w:val="de-DE"/>
        </w:rPr>
        <w:t>BMC Genomics</w:t>
      </w:r>
      <w:r w:rsidRPr="0013465D">
        <w:rPr>
          <w:color w:val="000000"/>
          <w:lang w:val="de-DE"/>
        </w:rPr>
        <w:t xml:space="preserve"> 13, 549.</w:t>
      </w:r>
    </w:p>
    <w:p w14:paraId="0E9C89A4" w14:textId="30804183" w:rsidR="00CE3FC5" w:rsidRPr="00B67588" w:rsidRDefault="00A57723">
      <w:pPr>
        <w:spacing w:after="80" w:line="252" w:lineRule="auto"/>
        <w:ind w:left="360" w:hanging="360"/>
        <w:rPr>
          <w:color w:val="000000"/>
        </w:rPr>
      </w:pPr>
      <w:r w:rsidRPr="0013465D">
        <w:rPr>
          <w:color w:val="000000"/>
          <w:lang w:val="de-DE"/>
        </w:rPr>
        <w:t xml:space="preserve">Windisch, H. S., Frickenhaus, S., John, U., Knust, R., Pörtner, H.-O., &amp; Lucassen, M. (2014). </w:t>
      </w:r>
      <w:r>
        <w:rPr>
          <w:color w:val="000000"/>
        </w:rPr>
        <w:t xml:space="preserve">Stress response or beneficial temperature acclimation: transcriptomic signatures in Antarctic fish (Pachycara brachycephalum). </w:t>
      </w:r>
      <w:r>
        <w:rPr>
          <w:i/>
          <w:iCs/>
          <w:color w:val="000000"/>
        </w:rPr>
        <w:t>Molecular Ecology</w:t>
      </w:r>
      <w:r>
        <w:rPr>
          <w:color w:val="000000"/>
        </w:rPr>
        <w:t xml:space="preserve"> 23, 3469-3482.</w:t>
      </w:r>
    </w:p>
    <w:sectPr w:rsidR="00CE3FC5" w:rsidRPr="00B67588">
      <w:pgSz w:w="12240" w:h="15840"/>
      <w:pgMar w:top="1296" w:right="1440" w:bottom="1296"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lix C Mark" w:date="2026-07-18T10:23:00Z" w:initials="FCM">
    <w:p w14:paraId="09D3D1B3" w14:textId="64F218C0" w:rsidR="0013465D" w:rsidRDefault="0013465D">
      <w:pPr>
        <w:pStyle w:val="Kommentartext"/>
      </w:pPr>
      <w:r>
        <w:rPr>
          <w:rStyle w:val="Kommentarzeichen"/>
        </w:rPr>
        <w:annotationRef/>
      </w:r>
      <w:r>
        <w:t>If there is room for it, this would a great opportunity for an illustrative figure displaying the general thermal tolerance curve and</w:t>
      </w:r>
      <w:r w:rsidR="001F4C8B">
        <w:t xml:space="preserve"> the effects of</w:t>
      </w:r>
      <w:r>
        <w:t xml:space="preserve"> th</w:t>
      </w:r>
      <w:r w:rsidR="001F4C8B">
        <w:t>ermal variability on it.</w:t>
      </w:r>
    </w:p>
  </w:comment>
  <w:comment w:id="1" w:author="Felix C Mark" w:date="2026-07-18T10:32:00Z" w:initials="FCM">
    <w:p w14:paraId="68C559D4" w14:textId="77777777" w:rsidR="001F4C8B" w:rsidRDefault="001F4C8B">
      <w:pPr>
        <w:pStyle w:val="Kommentartext"/>
      </w:pPr>
      <w:r>
        <w:rPr>
          <w:rStyle w:val="Kommentarzeichen"/>
        </w:rPr>
        <w:annotationRef/>
      </w:r>
      <w:r>
        <w:t>We still have a good number in our aquaria, we’d need to work out how many individuals we’d need – this is also important for the animal ethics, but of course this comes second, let’s get the funding first.</w:t>
      </w:r>
    </w:p>
    <w:p w14:paraId="36AC71F7" w14:textId="7E8E0A27" w:rsidR="001F4C8B" w:rsidRDefault="001F4C8B">
      <w:pPr>
        <w:pStyle w:val="Kommentartext"/>
      </w:pPr>
      <w:r>
        <w:t>A second issue may arise from those fish being Zoarcids (just so you know…), some folks regard them as ubiquitous deep sea fish that happen to occur also in non-freezing Antarctic bottom waters down to 0 °C. For the sake of comparison</w:t>
      </w:r>
      <w:r w:rsidR="002F5B6B">
        <w:t xml:space="preserve"> between the Antarctic and temperate species, we still go for the argumentative battle that we caught them also at colder temperatures on the shelf.</w:t>
      </w:r>
    </w:p>
  </w:comment>
  <w:comment w:id="2" w:author="Felix C Mark" w:date="2026-07-18T10:36:00Z" w:initials="FCM">
    <w:p w14:paraId="2A287799" w14:textId="27D3FCA0" w:rsidR="002F5B6B" w:rsidRDefault="002F5B6B">
      <w:pPr>
        <w:pStyle w:val="Kommentartext"/>
      </w:pPr>
      <w:r>
        <w:rPr>
          <w:rStyle w:val="Kommentarzeichen"/>
        </w:rPr>
        <w:annotationRef/>
      </w:r>
      <w:r>
        <w:t>This species is available from the North Sea, we’d need to go and fish for them. I can arrange for this in advance.</w:t>
      </w:r>
    </w:p>
  </w:comment>
  <w:comment w:id="3" w:author="Felix C Mark" w:date="2026-07-18T10:41:00Z" w:initials="FCM">
    <w:p w14:paraId="0A8F5973" w14:textId="750A1503" w:rsidR="002F5B6B" w:rsidRDefault="002F5B6B">
      <w:pPr>
        <w:pStyle w:val="Kommentartext"/>
      </w:pPr>
      <w:r>
        <w:rPr>
          <w:rStyle w:val="Kommentarzeichen"/>
        </w:rPr>
        <w:annotationRef/>
      </w:r>
      <w:r>
        <w:t>Aerobic scope is difficult to measure in eelpout, as they don’t swim in swim tunnels and a reliable maximum metabolic rate may be problematic to obtain.</w:t>
      </w:r>
      <w:r>
        <w:br/>
        <w:t xml:space="preserve">Heart rate might be better suited, either by NMR as you mention below or by heart rate tags or even external ECG probes. </w:t>
      </w:r>
    </w:p>
  </w:comment>
  <w:comment w:id="4" w:author="Felix C Mark" w:date="2026-07-18T10:46:00Z" w:initials="FCM">
    <w:p w14:paraId="77B881D1" w14:textId="17A22276" w:rsidR="00131785" w:rsidRDefault="00131785">
      <w:pPr>
        <w:pStyle w:val="Kommentartext"/>
      </w:pPr>
      <w:r>
        <w:rPr>
          <w:rStyle w:val="Kommentarzeichen"/>
        </w:rPr>
        <w:annotationRef/>
      </w:r>
      <w:r>
        <w:t>See comment above.might prove difficult.</w:t>
      </w:r>
    </w:p>
  </w:comment>
  <w:comment w:id="5" w:author="Felix C Mark" w:date="2026-07-18T11:30:00Z" w:initials="FCM">
    <w:p w14:paraId="58C3979B" w14:textId="6087D6C3" w:rsidR="00AE006C" w:rsidRDefault="00AE006C">
      <w:pPr>
        <w:pStyle w:val="Kommentartext"/>
      </w:pPr>
      <w:r>
        <w:rPr>
          <w:rStyle w:val="Kommentarzeichen"/>
        </w:rPr>
        <w:annotationRef/>
      </w:r>
      <w:r>
        <w:t>We could use NMR metabolomics for this, this would provide even more metabolites.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D3D1B3" w15:done="0"/>
  <w15:commentEx w15:paraId="36AC71F7" w15:done="0"/>
  <w15:commentEx w15:paraId="2A287799" w15:done="0"/>
  <w15:commentEx w15:paraId="0A8F5973" w15:done="0"/>
  <w15:commentEx w15:paraId="77B881D1" w15:done="0"/>
  <w15:commentEx w15:paraId="58C397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164F51" w16cex:dateUtc="2026-07-18T08:23:00Z"/>
  <w16cex:commentExtensible w16cex:durableId="2E7FB048" w16cex:dateUtc="2026-07-18T08:32:00Z"/>
  <w16cex:commentExtensible w16cex:durableId="4FB78F94" w16cex:dateUtc="2026-07-18T08:36:00Z"/>
  <w16cex:commentExtensible w16cex:durableId="0B7EAB0E" w16cex:dateUtc="2026-07-18T08:41:00Z"/>
  <w16cex:commentExtensible w16cex:durableId="7901FA23" w16cex:dateUtc="2026-07-18T08:46:00Z"/>
  <w16cex:commentExtensible w16cex:durableId="75DD3013" w16cex:dateUtc="2026-07-18T0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D3D1B3" w16cid:durableId="12164F51"/>
  <w16cid:commentId w16cid:paraId="36AC71F7" w16cid:durableId="2E7FB048"/>
  <w16cid:commentId w16cid:paraId="2A287799" w16cid:durableId="4FB78F94"/>
  <w16cid:commentId w16cid:paraId="0A8F5973" w16cid:durableId="0B7EAB0E"/>
  <w16cid:commentId w16cid:paraId="77B881D1" w16cid:durableId="7901FA23"/>
  <w16cid:commentId w16cid:paraId="58C3979B" w16cid:durableId="75DD30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55561" w14:textId="77777777" w:rsidR="009D32B9" w:rsidRDefault="009D32B9">
      <w:r>
        <w:separator/>
      </w:r>
    </w:p>
  </w:endnote>
  <w:endnote w:type="continuationSeparator" w:id="0">
    <w:p w14:paraId="31C1FD2E" w14:textId="77777777" w:rsidR="009D32B9" w:rsidRDefault="009D3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56BA9" w14:textId="77777777" w:rsidR="009D32B9" w:rsidRDefault="009D32B9">
      <w:r>
        <w:separator/>
      </w:r>
    </w:p>
  </w:footnote>
  <w:footnote w:type="continuationSeparator" w:id="0">
    <w:p w14:paraId="4C0B7F45" w14:textId="77777777" w:rsidR="009D32B9" w:rsidRDefault="009D32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76CBE"/>
    <w:multiLevelType w:val="hybridMultilevel"/>
    <w:tmpl w:val="226CF1E6"/>
    <w:lvl w:ilvl="0" w:tplc="87A8CD2C">
      <w:start w:val="1"/>
      <w:numFmt w:val="bullet"/>
      <w:lvlText w:val="●"/>
      <w:lvlJc w:val="left"/>
      <w:pPr>
        <w:ind w:left="720" w:hanging="360"/>
      </w:pPr>
    </w:lvl>
    <w:lvl w:ilvl="1" w:tplc="C8C6FA36">
      <w:start w:val="1"/>
      <w:numFmt w:val="bullet"/>
      <w:lvlText w:val="○"/>
      <w:lvlJc w:val="left"/>
      <w:pPr>
        <w:ind w:left="1440" w:hanging="360"/>
      </w:pPr>
    </w:lvl>
    <w:lvl w:ilvl="2" w:tplc="A184E4A0">
      <w:start w:val="1"/>
      <w:numFmt w:val="bullet"/>
      <w:lvlText w:val="■"/>
      <w:lvlJc w:val="left"/>
      <w:pPr>
        <w:ind w:left="2160" w:hanging="360"/>
      </w:pPr>
    </w:lvl>
    <w:lvl w:ilvl="3" w:tplc="71AE91D6">
      <w:start w:val="1"/>
      <w:numFmt w:val="bullet"/>
      <w:lvlText w:val="●"/>
      <w:lvlJc w:val="left"/>
      <w:pPr>
        <w:ind w:left="2880" w:hanging="360"/>
      </w:pPr>
    </w:lvl>
    <w:lvl w:ilvl="4" w:tplc="2AEE4BD2">
      <w:start w:val="1"/>
      <w:numFmt w:val="bullet"/>
      <w:lvlText w:val="○"/>
      <w:lvlJc w:val="left"/>
      <w:pPr>
        <w:ind w:left="3600" w:hanging="360"/>
      </w:pPr>
    </w:lvl>
    <w:lvl w:ilvl="5" w:tplc="267A7A40">
      <w:start w:val="1"/>
      <w:numFmt w:val="bullet"/>
      <w:lvlText w:val="■"/>
      <w:lvlJc w:val="left"/>
      <w:pPr>
        <w:ind w:left="4320" w:hanging="360"/>
      </w:pPr>
    </w:lvl>
    <w:lvl w:ilvl="6" w:tplc="4E14CE58">
      <w:start w:val="1"/>
      <w:numFmt w:val="bullet"/>
      <w:lvlText w:val="●"/>
      <w:lvlJc w:val="left"/>
      <w:pPr>
        <w:ind w:left="5040" w:hanging="360"/>
      </w:pPr>
    </w:lvl>
    <w:lvl w:ilvl="7" w:tplc="B338D908">
      <w:start w:val="1"/>
      <w:numFmt w:val="bullet"/>
      <w:lvlText w:val="●"/>
      <w:lvlJc w:val="left"/>
      <w:pPr>
        <w:ind w:left="5760" w:hanging="360"/>
      </w:pPr>
    </w:lvl>
    <w:lvl w:ilvl="8" w:tplc="B76E7400">
      <w:start w:val="1"/>
      <w:numFmt w:val="bullet"/>
      <w:lvlText w:val="●"/>
      <w:lvlJc w:val="left"/>
      <w:pPr>
        <w:ind w:left="6480" w:hanging="360"/>
      </w:pPr>
    </w:lvl>
  </w:abstractNum>
  <w:abstractNum w:abstractNumId="1" w15:restartNumberingAfterBreak="0">
    <w:nsid w:val="581B526F"/>
    <w:multiLevelType w:val="hybridMultilevel"/>
    <w:tmpl w:val="3FA4C924"/>
    <w:lvl w:ilvl="0" w:tplc="3F2CFE24">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BED6911"/>
    <w:multiLevelType w:val="hybridMultilevel"/>
    <w:tmpl w:val="EB52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A54120"/>
    <w:multiLevelType w:val="hybridMultilevel"/>
    <w:tmpl w:val="5BB6EA9C"/>
    <w:lvl w:ilvl="0" w:tplc="F27C4088">
      <w:start w:val="1"/>
      <w:numFmt w:val="bullet"/>
      <w:lvlText w:val="•"/>
      <w:lvlJc w:val="left"/>
      <w:pPr>
        <w:ind w:left="460" w:hanging="260"/>
      </w:pPr>
      <w:rPr>
        <w:rFonts w:ascii="Arial" w:eastAsia="Arial" w:hAnsi="Arial" w:cs="Arial"/>
      </w:rPr>
    </w:lvl>
    <w:lvl w:ilvl="1" w:tplc="0756BBB8">
      <w:numFmt w:val="decimal"/>
      <w:lvlText w:val=""/>
      <w:lvlJc w:val="left"/>
    </w:lvl>
    <w:lvl w:ilvl="2" w:tplc="1B3062D4">
      <w:numFmt w:val="decimal"/>
      <w:lvlText w:val=""/>
      <w:lvlJc w:val="left"/>
    </w:lvl>
    <w:lvl w:ilvl="3" w:tplc="D2549886">
      <w:numFmt w:val="decimal"/>
      <w:lvlText w:val=""/>
      <w:lvlJc w:val="left"/>
    </w:lvl>
    <w:lvl w:ilvl="4" w:tplc="BDA28ABC">
      <w:numFmt w:val="decimal"/>
      <w:lvlText w:val=""/>
      <w:lvlJc w:val="left"/>
    </w:lvl>
    <w:lvl w:ilvl="5" w:tplc="F18E795C">
      <w:numFmt w:val="decimal"/>
      <w:lvlText w:val=""/>
      <w:lvlJc w:val="left"/>
    </w:lvl>
    <w:lvl w:ilvl="6" w:tplc="55B2DEC8">
      <w:numFmt w:val="decimal"/>
      <w:lvlText w:val=""/>
      <w:lvlJc w:val="left"/>
    </w:lvl>
    <w:lvl w:ilvl="7" w:tplc="4D9CB83A">
      <w:numFmt w:val="decimal"/>
      <w:lvlText w:val=""/>
      <w:lvlJc w:val="left"/>
    </w:lvl>
    <w:lvl w:ilvl="8" w:tplc="34AABB72">
      <w:numFmt w:val="decimal"/>
      <w:lvlText w:val=""/>
      <w:lvlJc w:val="left"/>
    </w:lvl>
  </w:abstractNum>
  <w:num w:numId="1" w16cid:durableId="809325290">
    <w:abstractNumId w:val="0"/>
    <w:lvlOverride w:ilvl="0">
      <w:startOverride w:val="1"/>
    </w:lvlOverride>
  </w:num>
  <w:num w:numId="2" w16cid:durableId="1377048737">
    <w:abstractNumId w:val="3"/>
    <w:lvlOverride w:ilvl="0">
      <w:startOverride w:val="1"/>
    </w:lvlOverride>
  </w:num>
  <w:num w:numId="3" w16cid:durableId="165295110">
    <w:abstractNumId w:val="2"/>
  </w:num>
  <w:num w:numId="4" w16cid:durableId="18466248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lix C Mark">
    <w15:presenceInfo w15:providerId="None" w15:userId="Felix C Mar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D5A"/>
    <w:rsid w:val="0000171A"/>
    <w:rsid w:val="0000289B"/>
    <w:rsid w:val="00017BCC"/>
    <w:rsid w:val="00020AE0"/>
    <w:rsid w:val="00026387"/>
    <w:rsid w:val="0003253C"/>
    <w:rsid w:val="00044318"/>
    <w:rsid w:val="00047004"/>
    <w:rsid w:val="000754A3"/>
    <w:rsid w:val="000A1E3E"/>
    <w:rsid w:val="000C1EBD"/>
    <w:rsid w:val="000D6128"/>
    <w:rsid w:val="000D781B"/>
    <w:rsid w:val="000F5433"/>
    <w:rsid w:val="001137E9"/>
    <w:rsid w:val="00131785"/>
    <w:rsid w:val="0013465D"/>
    <w:rsid w:val="00145205"/>
    <w:rsid w:val="00166822"/>
    <w:rsid w:val="0017443F"/>
    <w:rsid w:val="001A0A14"/>
    <w:rsid w:val="001A3B95"/>
    <w:rsid w:val="001A5E0C"/>
    <w:rsid w:val="001B0C2B"/>
    <w:rsid w:val="001B61BD"/>
    <w:rsid w:val="001C7346"/>
    <w:rsid w:val="001F4C8B"/>
    <w:rsid w:val="00205B3E"/>
    <w:rsid w:val="00222838"/>
    <w:rsid w:val="0022687A"/>
    <w:rsid w:val="002345BA"/>
    <w:rsid w:val="00242733"/>
    <w:rsid w:val="00245341"/>
    <w:rsid w:val="0025356E"/>
    <w:rsid w:val="00255DD8"/>
    <w:rsid w:val="00270DA0"/>
    <w:rsid w:val="002A79CA"/>
    <w:rsid w:val="002B387B"/>
    <w:rsid w:val="002C4487"/>
    <w:rsid w:val="002E5511"/>
    <w:rsid w:val="002E784A"/>
    <w:rsid w:val="002F5B6B"/>
    <w:rsid w:val="002F7634"/>
    <w:rsid w:val="00314C67"/>
    <w:rsid w:val="00326F3B"/>
    <w:rsid w:val="00333C71"/>
    <w:rsid w:val="0034507A"/>
    <w:rsid w:val="0035042C"/>
    <w:rsid w:val="003633AC"/>
    <w:rsid w:val="00364554"/>
    <w:rsid w:val="003669A9"/>
    <w:rsid w:val="00370877"/>
    <w:rsid w:val="0037732E"/>
    <w:rsid w:val="00397B81"/>
    <w:rsid w:val="003A693A"/>
    <w:rsid w:val="003B2F57"/>
    <w:rsid w:val="003C7AE1"/>
    <w:rsid w:val="003D4702"/>
    <w:rsid w:val="003E13D9"/>
    <w:rsid w:val="003F48B3"/>
    <w:rsid w:val="004111AF"/>
    <w:rsid w:val="00420541"/>
    <w:rsid w:val="004524C9"/>
    <w:rsid w:val="004554D6"/>
    <w:rsid w:val="00466EE0"/>
    <w:rsid w:val="00470545"/>
    <w:rsid w:val="004764C3"/>
    <w:rsid w:val="004A07AF"/>
    <w:rsid w:val="004A0B8A"/>
    <w:rsid w:val="004D02FA"/>
    <w:rsid w:val="004E028E"/>
    <w:rsid w:val="004E1CCE"/>
    <w:rsid w:val="00525273"/>
    <w:rsid w:val="00527A63"/>
    <w:rsid w:val="00540259"/>
    <w:rsid w:val="005465E4"/>
    <w:rsid w:val="0055072F"/>
    <w:rsid w:val="00552F96"/>
    <w:rsid w:val="0055675B"/>
    <w:rsid w:val="005641AD"/>
    <w:rsid w:val="00570D77"/>
    <w:rsid w:val="005B0BB5"/>
    <w:rsid w:val="005B5118"/>
    <w:rsid w:val="005C2434"/>
    <w:rsid w:val="005D726C"/>
    <w:rsid w:val="005E2141"/>
    <w:rsid w:val="005E578D"/>
    <w:rsid w:val="005F4D98"/>
    <w:rsid w:val="00605B28"/>
    <w:rsid w:val="00620F40"/>
    <w:rsid w:val="006264A3"/>
    <w:rsid w:val="00650C04"/>
    <w:rsid w:val="00665592"/>
    <w:rsid w:val="006660C7"/>
    <w:rsid w:val="006723CB"/>
    <w:rsid w:val="006C10EB"/>
    <w:rsid w:val="006C5811"/>
    <w:rsid w:val="006E4790"/>
    <w:rsid w:val="00744079"/>
    <w:rsid w:val="007465E4"/>
    <w:rsid w:val="00746D93"/>
    <w:rsid w:val="007658D4"/>
    <w:rsid w:val="007C28BF"/>
    <w:rsid w:val="007C3591"/>
    <w:rsid w:val="007C62A1"/>
    <w:rsid w:val="007C6434"/>
    <w:rsid w:val="0081497D"/>
    <w:rsid w:val="0083281C"/>
    <w:rsid w:val="008329A4"/>
    <w:rsid w:val="00841486"/>
    <w:rsid w:val="00870181"/>
    <w:rsid w:val="0089490A"/>
    <w:rsid w:val="008A2A67"/>
    <w:rsid w:val="00902D11"/>
    <w:rsid w:val="00904782"/>
    <w:rsid w:val="00916E04"/>
    <w:rsid w:val="00950DF3"/>
    <w:rsid w:val="009529B4"/>
    <w:rsid w:val="00955099"/>
    <w:rsid w:val="0095552D"/>
    <w:rsid w:val="0097662D"/>
    <w:rsid w:val="00991244"/>
    <w:rsid w:val="009C5FD2"/>
    <w:rsid w:val="009D2D29"/>
    <w:rsid w:val="009D32B9"/>
    <w:rsid w:val="009D4471"/>
    <w:rsid w:val="009E3CEB"/>
    <w:rsid w:val="009F6FE7"/>
    <w:rsid w:val="00A03557"/>
    <w:rsid w:val="00A07735"/>
    <w:rsid w:val="00A1125D"/>
    <w:rsid w:val="00A14CB4"/>
    <w:rsid w:val="00A16675"/>
    <w:rsid w:val="00A253FE"/>
    <w:rsid w:val="00A4210E"/>
    <w:rsid w:val="00A43503"/>
    <w:rsid w:val="00A57723"/>
    <w:rsid w:val="00A742D3"/>
    <w:rsid w:val="00A953FA"/>
    <w:rsid w:val="00AA214A"/>
    <w:rsid w:val="00AA33CD"/>
    <w:rsid w:val="00AC0916"/>
    <w:rsid w:val="00AC1E38"/>
    <w:rsid w:val="00AC4D3F"/>
    <w:rsid w:val="00AC704F"/>
    <w:rsid w:val="00AD0B42"/>
    <w:rsid w:val="00AE006C"/>
    <w:rsid w:val="00AE3F7F"/>
    <w:rsid w:val="00AF5210"/>
    <w:rsid w:val="00B02850"/>
    <w:rsid w:val="00B02B00"/>
    <w:rsid w:val="00B32331"/>
    <w:rsid w:val="00B35034"/>
    <w:rsid w:val="00B53DE8"/>
    <w:rsid w:val="00B67588"/>
    <w:rsid w:val="00B70FA2"/>
    <w:rsid w:val="00B920E0"/>
    <w:rsid w:val="00BA0D85"/>
    <w:rsid w:val="00BD246A"/>
    <w:rsid w:val="00BF4086"/>
    <w:rsid w:val="00C04810"/>
    <w:rsid w:val="00C132A8"/>
    <w:rsid w:val="00C13E14"/>
    <w:rsid w:val="00C3087C"/>
    <w:rsid w:val="00C37D1E"/>
    <w:rsid w:val="00C547FA"/>
    <w:rsid w:val="00C76F0F"/>
    <w:rsid w:val="00C80471"/>
    <w:rsid w:val="00CA7419"/>
    <w:rsid w:val="00CB5045"/>
    <w:rsid w:val="00CC2CD8"/>
    <w:rsid w:val="00CE13E9"/>
    <w:rsid w:val="00CE3FC5"/>
    <w:rsid w:val="00CF69FB"/>
    <w:rsid w:val="00D07BA0"/>
    <w:rsid w:val="00D26151"/>
    <w:rsid w:val="00D4041D"/>
    <w:rsid w:val="00D46DAE"/>
    <w:rsid w:val="00D566B7"/>
    <w:rsid w:val="00D70526"/>
    <w:rsid w:val="00D84371"/>
    <w:rsid w:val="00DA422C"/>
    <w:rsid w:val="00DA61CC"/>
    <w:rsid w:val="00DA755B"/>
    <w:rsid w:val="00E10F87"/>
    <w:rsid w:val="00E179B9"/>
    <w:rsid w:val="00E31EE2"/>
    <w:rsid w:val="00E536FA"/>
    <w:rsid w:val="00E55F98"/>
    <w:rsid w:val="00EB0115"/>
    <w:rsid w:val="00EF2B97"/>
    <w:rsid w:val="00EF6E37"/>
    <w:rsid w:val="00F022D0"/>
    <w:rsid w:val="00F45FE5"/>
    <w:rsid w:val="00F60DB1"/>
    <w:rsid w:val="00F65FD7"/>
    <w:rsid w:val="00F70FEC"/>
    <w:rsid w:val="00F7297C"/>
    <w:rsid w:val="00F72D5A"/>
    <w:rsid w:val="00F76535"/>
    <w:rsid w:val="00F76D14"/>
    <w:rsid w:val="00F8087D"/>
    <w:rsid w:val="00F831F9"/>
    <w:rsid w:val="00FA19EF"/>
    <w:rsid w:val="00FA79F8"/>
    <w:rsid w:val="00FB67E2"/>
    <w:rsid w:val="00FF09B5"/>
    <w:rsid w:val="00FF7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7EC5B"/>
  <w15:docId w15:val="{83202133-896C-4DF7-8FE4-0B5EE38E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60" w:after="120"/>
      <w:outlineLvl w:val="0"/>
    </w:pPr>
    <w:rPr>
      <w:b/>
      <w:bCs/>
      <w:color w:val="000000"/>
      <w:sz w:val="26"/>
      <w:szCs w:val="26"/>
    </w:rPr>
  </w:style>
  <w:style w:type="paragraph" w:styleId="berschrift2">
    <w:name w:val="heading 2"/>
    <w:uiPriority w:val="9"/>
    <w:unhideWhenUsed/>
    <w:qFormat/>
    <w:pPr>
      <w:spacing w:before="180" w:after="80"/>
      <w:outlineLvl w:val="1"/>
    </w:pPr>
    <w:rPr>
      <w:b/>
      <w:bCs/>
      <w:color w:val="000000"/>
      <w:sz w:val="23"/>
      <w:szCs w:val="23"/>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Title2">
    <w:name w:val="Title2"/>
    <w:pPr>
      <w:spacing w:after="160"/>
    </w:pPr>
    <w:rPr>
      <w:b/>
      <w:bCs/>
      <w:sz w:val="30"/>
      <w:szCs w:val="30"/>
    </w:rPr>
  </w:style>
  <w:style w:type="paragraph" w:styleId="Kopfzeile">
    <w:name w:val="header"/>
    <w:basedOn w:val="Standard"/>
    <w:link w:val="KopfzeileZchn"/>
    <w:uiPriority w:val="99"/>
    <w:unhideWhenUsed/>
    <w:rsid w:val="00B67588"/>
    <w:pPr>
      <w:tabs>
        <w:tab w:val="center" w:pos="4680"/>
        <w:tab w:val="right" w:pos="9360"/>
      </w:tabs>
    </w:pPr>
  </w:style>
  <w:style w:type="character" w:customStyle="1" w:styleId="KopfzeileZchn">
    <w:name w:val="Kopfzeile Zchn"/>
    <w:basedOn w:val="Absatz-Standardschriftart"/>
    <w:link w:val="Kopfzeile"/>
    <w:uiPriority w:val="99"/>
    <w:rsid w:val="00B67588"/>
  </w:style>
  <w:style w:type="paragraph" w:styleId="Fuzeile">
    <w:name w:val="footer"/>
    <w:basedOn w:val="Standard"/>
    <w:link w:val="FuzeileZchn"/>
    <w:uiPriority w:val="99"/>
    <w:unhideWhenUsed/>
    <w:rsid w:val="00B67588"/>
    <w:pPr>
      <w:tabs>
        <w:tab w:val="center" w:pos="4680"/>
        <w:tab w:val="right" w:pos="9360"/>
      </w:tabs>
    </w:pPr>
  </w:style>
  <w:style w:type="character" w:customStyle="1" w:styleId="FuzeileZchn">
    <w:name w:val="Fußzeile Zchn"/>
    <w:basedOn w:val="Absatz-Standardschriftart"/>
    <w:link w:val="Fuzeile"/>
    <w:uiPriority w:val="99"/>
    <w:rsid w:val="00B67588"/>
  </w:style>
  <w:style w:type="character" w:styleId="Kommentarzeichen">
    <w:name w:val="annotation reference"/>
    <w:basedOn w:val="Absatz-Standardschriftart"/>
    <w:uiPriority w:val="99"/>
    <w:semiHidden/>
    <w:unhideWhenUsed/>
    <w:rsid w:val="0013465D"/>
    <w:rPr>
      <w:sz w:val="16"/>
      <w:szCs w:val="16"/>
    </w:rPr>
  </w:style>
  <w:style w:type="paragraph" w:styleId="Kommentartext">
    <w:name w:val="annotation text"/>
    <w:basedOn w:val="Standard"/>
    <w:link w:val="KommentartextZchn"/>
    <w:uiPriority w:val="99"/>
    <w:semiHidden/>
    <w:unhideWhenUsed/>
    <w:rsid w:val="0013465D"/>
    <w:rPr>
      <w:sz w:val="20"/>
      <w:szCs w:val="20"/>
    </w:rPr>
  </w:style>
  <w:style w:type="character" w:customStyle="1" w:styleId="KommentartextZchn">
    <w:name w:val="Kommentartext Zchn"/>
    <w:basedOn w:val="Absatz-Standardschriftart"/>
    <w:link w:val="Kommentartext"/>
    <w:uiPriority w:val="99"/>
    <w:semiHidden/>
    <w:rsid w:val="0013465D"/>
    <w:rPr>
      <w:sz w:val="20"/>
      <w:szCs w:val="20"/>
    </w:rPr>
  </w:style>
  <w:style w:type="paragraph" w:styleId="Kommentarthema">
    <w:name w:val="annotation subject"/>
    <w:basedOn w:val="Kommentartext"/>
    <w:next w:val="Kommentartext"/>
    <w:link w:val="KommentarthemaZchn"/>
    <w:uiPriority w:val="99"/>
    <w:semiHidden/>
    <w:unhideWhenUsed/>
    <w:rsid w:val="0013465D"/>
    <w:rPr>
      <w:b/>
      <w:bCs/>
    </w:rPr>
  </w:style>
  <w:style w:type="character" w:customStyle="1" w:styleId="KommentarthemaZchn">
    <w:name w:val="Kommentarthema Zchn"/>
    <w:basedOn w:val="KommentartextZchn"/>
    <w:link w:val="Kommentarthema"/>
    <w:uiPriority w:val="99"/>
    <w:semiHidden/>
    <w:rsid w:val="0013465D"/>
    <w:rPr>
      <w:b/>
      <w:bCs/>
      <w:sz w:val="20"/>
      <w:szCs w:val="20"/>
    </w:rPr>
  </w:style>
  <w:style w:type="paragraph" w:styleId="berarbeitung">
    <w:name w:val="Revision"/>
    <w:hidden/>
    <w:uiPriority w:val="99"/>
    <w:semiHidden/>
    <w:rsid w:val="001317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2298</Words>
  <Characters>14478</Characters>
  <Application>Microsoft Office Word</Application>
  <DocSecurity>0</DocSecurity>
  <Lines>120</Lines>
  <Paragraphs>33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Felix C Mark</cp:lastModifiedBy>
  <cp:revision>6</cp:revision>
  <dcterms:created xsi:type="dcterms:W3CDTF">2026-07-18T08:44:00Z</dcterms:created>
  <dcterms:modified xsi:type="dcterms:W3CDTF">2026-07-18T10:18:00Z</dcterms:modified>
</cp:coreProperties>
</file>